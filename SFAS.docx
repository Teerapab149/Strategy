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8D59" w14:textId="13EF9F68" w:rsidR="25FB6B8C" w:rsidRDefault="25FB6B8C" w:rsidP="7AD1966D">
      <w:pPr>
        <w:spacing w:before="240" w:after="240"/>
      </w:pPr>
      <w:r w:rsidRPr="7AD1966D">
        <w:rPr>
          <w:rFonts w:ascii="Times New Roman" w:eastAsia="Times New Roman" w:hAnsi="Times New Roman" w:cs="Times New Roman"/>
        </w:rPr>
        <w:t xml:space="preserve">ในไฟล์ IFAS บริษัทมีคะแนนรวม </w:t>
      </w:r>
      <w:r w:rsidRPr="7AD1966D">
        <w:rPr>
          <w:rFonts w:ascii="Times New Roman" w:eastAsia="Times New Roman" w:hAnsi="Times New Roman" w:cs="Times New Roman"/>
          <w:b/>
          <w:bCs/>
        </w:rPr>
        <w:t>4.05</w:t>
      </w:r>
      <w:r w:rsidRPr="7AD1966D">
        <w:rPr>
          <w:rFonts w:ascii="Times New Roman" w:eastAsia="Times New Roman" w:hAnsi="Times New Roman" w:cs="Times New Roman"/>
        </w:rPr>
        <w:t xml:space="preserve"> โดยจุดแข็งสำคัญ ได้แก่ ความร่วมมือกับแบรนด์ระดับโลก กำลังการผลิตสูง One Stop Apparel Solution และนวัตกรรม/ESG ขณะที่จุดอ่อนสำคัญคือการแข่งขันสูง ความผันผวนของต้นทุน และการพึ่งพาแบรนด์ที่ได้รับสิทธิ์ผลิต </w:t>
      </w:r>
    </w:p>
    <w:p w14:paraId="28D9BC1B" w14:textId="0E31ECB6" w:rsidR="25FB6B8C" w:rsidRDefault="25FB6B8C" w:rsidP="7AD1966D">
      <w:pPr>
        <w:spacing w:before="240" w:after="240"/>
      </w:pPr>
      <w:r w:rsidRPr="7AD1966D">
        <w:rPr>
          <w:rFonts w:ascii="Times New Roman" w:eastAsia="Times New Roman" w:hAnsi="Times New Roman" w:cs="Times New Roman"/>
        </w:rPr>
        <w:t xml:space="preserve">ส่วน EFAS มีคะแนนรวม </w:t>
      </w:r>
      <w:r w:rsidRPr="7AD1966D">
        <w:rPr>
          <w:rFonts w:ascii="Times New Roman" w:eastAsia="Times New Roman" w:hAnsi="Times New Roman" w:cs="Times New Roman"/>
          <w:b/>
          <w:bCs/>
        </w:rPr>
        <w:t>3.10</w:t>
      </w:r>
      <w:r w:rsidRPr="7AD1966D">
        <w:rPr>
          <w:rFonts w:ascii="Times New Roman" w:eastAsia="Times New Roman" w:hAnsi="Times New Roman" w:cs="Times New Roman"/>
        </w:rPr>
        <w:t xml:space="preserve"> โดยโอกาสหลักคือแนวโน้มสินค้าเพื่อสุขภาพและสิ่งแวดล้อม การเติบโตของ E-commerce/Omni-channel และเครือข่ายสหพัฒน์ร่วมกับสิทธิประโยชน์ FTA ขณะที่ภัยคุกคามหลักคือสินค้าราคาถูกจากจีน ต้นทุนและค่าแรงสูงขึ้น เศรษฐกิจชะลอตัว และกฎระเบียบสิ่งแวดล้อม/การค้าโลก</w:t>
      </w:r>
    </w:p>
    <w:p w14:paraId="54A95C33" w14:textId="1EE37B0E" w:rsidR="77660FF8" w:rsidRDefault="77660FF8" w:rsidP="77660FF8">
      <w:pPr>
        <w:spacing w:before="240" w:after="240"/>
        <w:rPr>
          <w:rFonts w:ascii="Times New Roman" w:eastAsia="Times New Roman" w:hAnsi="Times New Roman" w:cs="Times New Roman"/>
        </w:rPr>
      </w:pPr>
    </w:p>
    <w:p w14:paraId="5FC88E0D" w14:textId="7C5D4300" w:rsidR="25FB6B8C" w:rsidRDefault="25FB6B8C" w:rsidP="77660FF8">
      <w:pPr>
        <w:spacing w:before="240" w:after="240"/>
        <w:rPr>
          <w:rFonts w:ascii="Times New Roman" w:eastAsia="Times New Roman" w:hAnsi="Times New Roman" w:cs="Times New Roman"/>
        </w:rPr>
      </w:pPr>
      <w:r w:rsidRPr="77660FF8">
        <w:rPr>
          <w:rFonts w:ascii="Times New Roman" w:eastAsia="Times New Roman" w:hAnsi="Times New Roman" w:cs="Times New Roman"/>
        </w:rPr>
        <w:t>4. การวิเคราะห์ปัจจัยเชิงกลยุทธ์</w:t>
      </w:r>
    </w:p>
    <w:p w14:paraId="63DD2EE5" w14:textId="13A6FB86" w:rsidR="25FB6B8C" w:rsidRDefault="25FB6B8C" w:rsidP="77660FF8">
      <w:pPr>
        <w:spacing w:before="240" w:after="240"/>
        <w:ind w:firstLine="720"/>
      </w:pPr>
      <w:r w:rsidRPr="77660FF8">
        <w:rPr>
          <w:rFonts w:ascii="Times New Roman" w:eastAsia="Times New Roman" w:hAnsi="Times New Roman" w:cs="Times New Roman"/>
        </w:rPr>
        <w:t>4.1 บทสรุปการวิเคราะห์ปัจจัยเชิงกลยุทธ์ (SFAS)</w:t>
      </w:r>
    </w:p>
    <w:p w14:paraId="07D870BA" w14:textId="4DC4565C" w:rsidR="6EA10CC7" w:rsidRDefault="6EA10CC7" w:rsidP="6EA10CC7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2"/>
        <w:gridCol w:w="496"/>
        <w:gridCol w:w="416"/>
        <w:gridCol w:w="729"/>
        <w:gridCol w:w="416"/>
        <w:gridCol w:w="729"/>
        <w:gridCol w:w="729"/>
        <w:gridCol w:w="5023"/>
      </w:tblGrid>
      <w:tr w:rsidR="00970F45" w14:paraId="204CDB42" w14:textId="77777777" w:rsidTr="0025790F">
        <w:trPr>
          <w:cantSplit/>
          <w:trHeight w:val="1152"/>
        </w:trPr>
        <w:tc>
          <w:tcPr>
            <w:tcW w:w="0" w:type="dxa"/>
            <w:vMerge w:val="restart"/>
            <w:vAlign w:val="center"/>
          </w:tcPr>
          <w:p w14:paraId="7108C27F" w14:textId="17139027" w:rsidR="00970F45" w:rsidRPr="00A83F33" w:rsidRDefault="00970F45" w:rsidP="00A83F33">
            <w:pPr>
              <w:spacing w:before="240" w:after="240" w:line="720" w:lineRule="auto"/>
              <w:jc w:val="center"/>
              <w:rPr>
                <w:b/>
                <w:bCs/>
                <w:lang w:bidi="th-TH"/>
              </w:rPr>
            </w:pPr>
            <w:r w:rsidRPr="0AAB05E3">
              <w:rPr>
                <w:b/>
                <w:bCs/>
              </w:rPr>
              <w:t>Strategic Factor</w:t>
            </w: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Merge w:val="restart"/>
            <w:textDirection w:val="btLr"/>
          </w:tcPr>
          <w:p w14:paraId="233CFFEE" w14:textId="77777777" w:rsidR="00970F45" w:rsidRPr="0AAB05E3" w:rsidRDefault="00970F45" w:rsidP="005E0157">
            <w:pPr>
              <w:ind w:left="113" w:right="113"/>
              <w:jc w:val="center"/>
              <w:rPr>
                <w:b/>
                <w:bCs/>
              </w:rPr>
            </w:pPr>
            <w:r w:rsidRPr="0AAB05E3">
              <w:rPr>
                <w:b/>
                <w:bCs/>
              </w:rPr>
              <w:t>Weight</w:t>
            </w:r>
          </w:p>
          <w:p w14:paraId="781A68C9" w14:textId="77777777" w:rsidR="00970F45" w:rsidRDefault="00970F45" w:rsidP="005E0157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 w:val="restart"/>
            <w:textDirection w:val="btLr"/>
          </w:tcPr>
          <w:p w14:paraId="1F6FF534" w14:textId="77777777" w:rsidR="00970F45" w:rsidRPr="0AAB05E3" w:rsidRDefault="00970F45" w:rsidP="005E0157">
            <w:pPr>
              <w:ind w:left="113" w:right="113"/>
              <w:jc w:val="center"/>
              <w:rPr>
                <w:b/>
                <w:bCs/>
              </w:rPr>
            </w:pPr>
            <w:r w:rsidRPr="0AAB05E3">
              <w:rPr>
                <w:b/>
                <w:bCs/>
              </w:rPr>
              <w:t>Rating</w:t>
            </w:r>
          </w:p>
          <w:p w14:paraId="2832E187" w14:textId="77777777" w:rsidR="00970F45" w:rsidRDefault="00970F45" w:rsidP="005E0157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 w:val="restart"/>
            <w:textDirection w:val="btLr"/>
          </w:tcPr>
          <w:p w14:paraId="4302D148" w14:textId="7A85AFE8" w:rsidR="00970F45" w:rsidRDefault="00970F45" w:rsidP="005E0157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Weighted Score</w:t>
            </w:r>
          </w:p>
        </w:tc>
        <w:tc>
          <w:tcPr>
            <w:tcW w:w="0" w:type="auto"/>
            <w:gridSpan w:val="3"/>
            <w:vAlign w:val="center"/>
          </w:tcPr>
          <w:p w14:paraId="5CA41697" w14:textId="3012AAB4" w:rsidR="00970F45" w:rsidRDefault="00970F45" w:rsidP="00B51745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lang w:bidi="th-TH"/>
              </w:rPr>
            </w:pPr>
            <w:r>
              <w:rPr>
                <w:rFonts w:ascii="Times New Roman" w:eastAsia="Times New Roman" w:hAnsi="Times New Roman" w:cs="Angsana New"/>
                <w:szCs w:val="30"/>
                <w:lang w:bidi="th-TH"/>
              </w:rPr>
              <w:t>Duration</w:t>
            </w:r>
          </w:p>
        </w:tc>
        <w:tc>
          <w:tcPr>
            <w:tcW w:w="0" w:type="auto"/>
            <w:vMerge w:val="restart"/>
            <w:vAlign w:val="center"/>
          </w:tcPr>
          <w:p w14:paraId="54176364" w14:textId="619BC14C" w:rsidR="00970F45" w:rsidRDefault="00970F45" w:rsidP="00A83F33">
            <w:pPr>
              <w:spacing w:before="240" w:after="240"/>
              <w:jc w:val="center"/>
              <w:rPr>
                <w:rFonts w:ascii="Times New Roman" w:eastAsia="Times New Roman" w:hAnsi="Times New Roman" w:cs="Times New Roman" w:hint="cs"/>
                <w:lang w:bidi="th-TH"/>
              </w:rPr>
            </w:pPr>
            <w:r w:rsidRPr="0AAB05E3">
              <w:rPr>
                <w:b/>
                <w:bCs/>
              </w:rPr>
              <w:t>Comments</w:t>
            </w:r>
          </w:p>
        </w:tc>
      </w:tr>
      <w:tr w:rsidR="00970F45" w14:paraId="294861AE" w14:textId="77777777">
        <w:trPr>
          <w:cantSplit/>
          <w:trHeight w:val="1134"/>
        </w:trPr>
        <w:tc>
          <w:tcPr>
            <w:tcW w:w="0" w:type="auto"/>
            <w:vMerge/>
          </w:tcPr>
          <w:p w14:paraId="3F8423FB" w14:textId="77777777" w:rsidR="00970F45" w:rsidRDefault="00970F45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/>
          </w:tcPr>
          <w:p w14:paraId="4B652614" w14:textId="77777777" w:rsidR="00970F45" w:rsidRDefault="00970F45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/>
          </w:tcPr>
          <w:p w14:paraId="0272BB90" w14:textId="77777777" w:rsidR="00970F45" w:rsidRDefault="00970F45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/>
            <w:textDirection w:val="btLr"/>
          </w:tcPr>
          <w:p w14:paraId="0692452E" w14:textId="77777777" w:rsidR="00970F45" w:rsidRDefault="00970F45" w:rsidP="005E0157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extDirection w:val="btLr"/>
          </w:tcPr>
          <w:p w14:paraId="5BD967C6" w14:textId="77777777" w:rsidR="00970F45" w:rsidRPr="0AAB05E3" w:rsidRDefault="00970F45" w:rsidP="005E0157">
            <w:pPr>
              <w:ind w:left="113" w:right="113"/>
              <w:jc w:val="center"/>
              <w:rPr>
                <w:b/>
                <w:bCs/>
              </w:rPr>
            </w:pPr>
            <w:r w:rsidRPr="0AAB05E3">
              <w:rPr>
                <w:b/>
                <w:bCs/>
              </w:rPr>
              <w:t>Short</w:t>
            </w:r>
          </w:p>
          <w:p w14:paraId="34749C3A" w14:textId="77777777" w:rsidR="00970F45" w:rsidRDefault="00970F45" w:rsidP="00B51745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extDirection w:val="btLr"/>
          </w:tcPr>
          <w:p w14:paraId="789A3579" w14:textId="1A25E6B6" w:rsidR="00970F45" w:rsidRDefault="00970F45" w:rsidP="00B51745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Intermediate</w:t>
            </w:r>
          </w:p>
        </w:tc>
        <w:tc>
          <w:tcPr>
            <w:tcW w:w="0" w:type="auto"/>
            <w:textDirection w:val="btLr"/>
          </w:tcPr>
          <w:p w14:paraId="1149D902" w14:textId="2115C62C" w:rsidR="00970F45" w:rsidRDefault="00970F45" w:rsidP="00B51745">
            <w:pPr>
              <w:spacing w:before="240" w:after="240"/>
              <w:ind w:left="113" w:right="113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Long</w:t>
            </w:r>
          </w:p>
        </w:tc>
        <w:tc>
          <w:tcPr>
            <w:tcW w:w="0" w:type="auto"/>
            <w:vMerge/>
          </w:tcPr>
          <w:p w14:paraId="4F0260CC" w14:textId="2A120B57" w:rsidR="00970F45" w:rsidRDefault="00970F45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  <w:tr w:rsidR="005E0157" w14:paraId="5F90A75C" w14:textId="77777777" w:rsidTr="006233AF">
        <w:tc>
          <w:tcPr>
            <w:tcW w:w="0" w:type="auto"/>
          </w:tcPr>
          <w:p w14:paraId="0FABF1EB" w14:textId="77777777" w:rsidR="005E0157" w:rsidRDefault="005E0157" w:rsidP="005E0157">
            <w:pPr>
              <w:spacing w:before="240" w:after="240"/>
              <w:rPr>
                <w:ins w:id="0" w:author="Mr. Tanakrit Lanphonlsaen (ธนกฤต ล้านพลแสน)" w:date="2026-08-17T20:55:00Z" w16du:dateUtc="2026-08-17T13:55:00Z"/>
                <w:rFonts w:ascii="Browallia New" w:hAnsi="Browallia New" w:cs="Browallia New"/>
                <w:b/>
                <w:bCs/>
              </w:rPr>
            </w:pPr>
            <w:r w:rsidRPr="0AAB05E3">
              <w:rPr>
                <w:b/>
                <w:bCs/>
              </w:rPr>
              <w:t xml:space="preserve">S2. </w:t>
            </w:r>
            <w:r w:rsidRPr="0AAB05E3">
              <w:rPr>
                <w:rFonts w:ascii="Browallia New" w:hAnsi="Browallia New" w:cs="Browallia New"/>
                <w:b/>
                <w:bCs/>
              </w:rPr>
              <w:t>บริษัทมีความร่วมมือกับแบรนด์ชั้นนำระดับโลกหลายแบรนด์</w:t>
            </w:r>
          </w:p>
          <w:p w14:paraId="2569DB13" w14:textId="77777777" w:rsidR="00EB6CE9" w:rsidRPr="00EB6CE9" w:rsidRDefault="00EB6CE9" w:rsidP="00EB6CE9">
            <w:pPr>
              <w:rPr>
                <w:ins w:id="1" w:author="Mr. Tanakrit Lanphonlsaen (ธนกฤต ล้านพลแสน)" w:date="2026-08-17T20:55:00Z" w16du:dateUtc="2026-08-17T13:55:00Z"/>
                <w:rFonts w:ascii="Times New Roman" w:eastAsia="Times New Roman" w:hAnsi="Times New Roman" w:cs="Times New Roman"/>
                <w:rPrChange w:id="2" w:author="Mr. Tanakrit Lanphonlsaen (ธนกฤต ล้านพลแสน)" w:date="2026-08-17T20:55:00Z" w16du:dateUtc="2026-08-17T13:55:00Z">
                  <w:rPr>
                    <w:ins w:id="3" w:author="Mr. Tanakrit Lanphonlsaen (ธนกฤต ล้านพลแสน)" w:date="2026-08-17T20:55:00Z" w16du:dateUtc="2026-08-17T13:55:00Z"/>
                    <w:rFonts w:ascii="Browallia New" w:hAnsi="Browallia New" w:cs="Browallia New"/>
                    <w:b/>
                    <w:bCs/>
                  </w:rPr>
                </w:rPrChange>
              </w:rPr>
              <w:pPrChange w:id="4" w:author="Mr. Tanakrit Lanphonlsaen (ธนกฤต ล้านพลแสน)" w:date="2026-08-17T20:55:00Z" w16du:dateUtc="2026-08-17T13:55:00Z">
                <w:pPr>
                  <w:spacing w:before="240" w:after="240"/>
                </w:pPr>
              </w:pPrChange>
            </w:pPr>
          </w:p>
          <w:p w14:paraId="58D81572" w14:textId="0FA5C448" w:rsidR="00EB6CE9" w:rsidRPr="00EB6CE9" w:rsidRDefault="00EB6CE9" w:rsidP="00EB6CE9">
            <w:pPr>
              <w:rPr>
                <w:rFonts w:ascii="Times New Roman" w:eastAsia="Times New Roman" w:hAnsi="Times New Roman" w:cs="Times New Roman"/>
              </w:rPr>
              <w:pPrChange w:id="5" w:author="Mr. Tanakrit Lanphonlsaen (ธนกฤต ล้านพลแสน)" w:date="2026-08-17T20:55:00Z" w16du:dateUtc="2026-08-17T13:55:00Z">
                <w:pPr>
                  <w:spacing w:before="240" w:after="240"/>
                </w:pPr>
              </w:pPrChange>
            </w:pPr>
          </w:p>
        </w:tc>
        <w:tc>
          <w:tcPr>
            <w:tcW w:w="0" w:type="auto"/>
          </w:tcPr>
          <w:p w14:paraId="74BB89F5" w14:textId="6567AD0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0.10</w:t>
            </w:r>
          </w:p>
        </w:tc>
        <w:tc>
          <w:tcPr>
            <w:tcW w:w="0" w:type="auto"/>
          </w:tcPr>
          <w:p w14:paraId="59A86A26" w14:textId="55670D6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5</w:t>
            </w:r>
          </w:p>
        </w:tc>
        <w:tc>
          <w:tcPr>
            <w:tcW w:w="0" w:type="auto"/>
          </w:tcPr>
          <w:p w14:paraId="2FB8EBD6" w14:textId="77777777" w:rsidR="005E0157" w:rsidRDefault="005E0157" w:rsidP="005E0157">
            <w:pPr>
              <w:spacing w:before="240" w:after="240"/>
              <w:rPr>
                <w:ins w:id="6" w:author="Mr. Tanakrit Lanphonlsaen (ธนกฤต ล้านพลแสน)" w:date="2026-08-17T20:55:00Z" w16du:dateUtc="2026-08-17T13:55:00Z"/>
                <w:rFonts w:ascii="Browallia New" w:hAnsi="Browallia New" w:cs="Browallia New"/>
                <w:b/>
                <w:bCs/>
              </w:rPr>
            </w:pPr>
            <w:r w:rsidRPr="0AAB05E3">
              <w:rPr>
                <w:b/>
                <w:bCs/>
              </w:rPr>
              <w:t>0.50</w:t>
            </w:r>
          </w:p>
          <w:p w14:paraId="74B8EDD2" w14:textId="77777777" w:rsidR="00EB6CE9" w:rsidRPr="00EB6CE9" w:rsidRDefault="00EB6CE9" w:rsidP="00EB6CE9">
            <w:pPr>
              <w:rPr>
                <w:ins w:id="7" w:author="Mr. Tanakrit Lanphonlsaen (ธนกฤต ล้านพลแสน)" w:date="2026-08-17T20:55:00Z" w16du:dateUtc="2026-08-17T13:55:00Z"/>
                <w:rFonts w:ascii="Times New Roman" w:eastAsia="Times New Roman" w:hAnsi="Times New Roman" w:cs="Times New Roman"/>
                <w:rPrChange w:id="8" w:author="Mr. Tanakrit Lanphonlsaen (ธนกฤต ล้านพลแสน)" w:date="2026-08-17T20:55:00Z" w16du:dateUtc="2026-08-17T13:55:00Z">
                  <w:rPr>
                    <w:ins w:id="9" w:author="Mr. Tanakrit Lanphonlsaen (ธนกฤต ล้านพลแสน)" w:date="2026-08-17T20:55:00Z" w16du:dateUtc="2026-08-17T13:55:00Z"/>
                    <w:rFonts w:ascii="Browallia New" w:hAnsi="Browallia New" w:cs="Browallia New"/>
                    <w:b/>
                    <w:bCs/>
                  </w:rPr>
                </w:rPrChange>
              </w:rPr>
              <w:pPrChange w:id="10" w:author="Mr. Tanakrit Lanphonlsaen (ธนกฤต ล้านพลแสน)" w:date="2026-08-17T20:55:00Z" w16du:dateUtc="2026-08-17T13:55:00Z">
                <w:pPr>
                  <w:spacing w:before="240" w:after="240"/>
                </w:pPr>
              </w:pPrChange>
            </w:pPr>
          </w:p>
          <w:p w14:paraId="10C9FCFA" w14:textId="77777777" w:rsidR="00EB6CE9" w:rsidRPr="00EB6CE9" w:rsidRDefault="00EB6CE9" w:rsidP="00EB6CE9">
            <w:pPr>
              <w:rPr>
                <w:ins w:id="11" w:author="Mr. Tanakrit Lanphonlsaen (ธนกฤต ล้านพลแสน)" w:date="2026-08-17T20:55:00Z" w16du:dateUtc="2026-08-17T13:55:00Z"/>
                <w:rFonts w:ascii="Times New Roman" w:eastAsia="Times New Roman" w:hAnsi="Times New Roman" w:cs="Times New Roman"/>
                <w:rPrChange w:id="12" w:author="Mr. Tanakrit Lanphonlsaen (ธนกฤต ล้านพลแสน)" w:date="2026-08-17T20:55:00Z" w16du:dateUtc="2026-08-17T13:55:00Z">
                  <w:rPr>
                    <w:ins w:id="13" w:author="Mr. Tanakrit Lanphonlsaen (ธนกฤต ล้านพลแสน)" w:date="2026-08-17T20:55:00Z" w16du:dateUtc="2026-08-17T13:55:00Z"/>
                    <w:rFonts w:ascii="Browallia New" w:hAnsi="Browallia New" w:cs="Browallia New"/>
                    <w:b/>
                    <w:bCs/>
                  </w:rPr>
                </w:rPrChange>
              </w:rPr>
              <w:pPrChange w:id="14" w:author="Mr. Tanakrit Lanphonlsaen (ธนกฤต ล้านพลแสน)" w:date="2026-08-17T20:55:00Z" w16du:dateUtc="2026-08-17T13:55:00Z">
                <w:pPr>
                  <w:spacing w:before="240" w:after="240"/>
                </w:pPr>
              </w:pPrChange>
            </w:pPr>
          </w:p>
          <w:p w14:paraId="3F10E037" w14:textId="77777777" w:rsidR="00EB6CE9" w:rsidRDefault="00EB6CE9" w:rsidP="00EB6CE9">
            <w:pPr>
              <w:rPr>
                <w:ins w:id="15" w:author="Mr. Tanakrit Lanphonlsaen (ธนกฤต ล้านพลแสน)" w:date="2026-08-17T20:55:00Z" w16du:dateUtc="2026-08-17T13:55:00Z"/>
                <w:rFonts w:ascii="Browallia New" w:hAnsi="Browallia New" w:cs="Browallia New"/>
                <w:b/>
                <w:bCs/>
              </w:rPr>
            </w:pPr>
          </w:p>
          <w:p w14:paraId="2B52D6CF" w14:textId="77777777" w:rsidR="00EB6CE9" w:rsidRDefault="00EB6CE9" w:rsidP="00EB6CE9">
            <w:pPr>
              <w:rPr>
                <w:ins w:id="16" w:author="Mr. Tanakrit Lanphonlsaen (ธนกฤต ล้านพลแสน)" w:date="2026-08-17T20:55:00Z" w16du:dateUtc="2026-08-17T13:55:00Z"/>
                <w:rFonts w:ascii="Browallia New" w:hAnsi="Browallia New" w:cs="Browallia New"/>
                <w:b/>
                <w:bCs/>
              </w:rPr>
            </w:pPr>
          </w:p>
          <w:p w14:paraId="2CFD0E3F" w14:textId="6D7A63BC" w:rsidR="00EB6CE9" w:rsidRPr="00EB6CE9" w:rsidRDefault="00EB6CE9" w:rsidP="00EB6CE9">
            <w:pPr>
              <w:rPr>
                <w:rFonts w:ascii="Times New Roman" w:eastAsia="Times New Roman" w:hAnsi="Times New Roman" w:cs="Times New Roman"/>
              </w:rPr>
              <w:pPrChange w:id="17" w:author="Mr. Tanakrit Lanphonlsaen (ธนกฤต ล้านพลแสน)" w:date="2026-08-17T20:55:00Z" w16du:dateUtc="2026-08-17T13:55:00Z">
                <w:pPr>
                  <w:spacing w:before="240" w:after="240"/>
                </w:pPr>
              </w:pPrChange>
            </w:pPr>
          </w:p>
        </w:tc>
        <w:tc>
          <w:tcPr>
            <w:tcW w:w="0" w:type="auto"/>
          </w:tcPr>
          <w:p w14:paraId="03184395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54E5638D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6BD80B46" w14:textId="0B51276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7F28E972" w14:textId="4361308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ช่วยสร้างรายได้ต่อเนื่อง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เพิ่มความน่าเชื่อถือ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และเป็นฐานสำคัญในการขยายธุรกิจทั้งในและต่างประเทศ</w:t>
            </w:r>
          </w:p>
        </w:tc>
      </w:tr>
      <w:tr w:rsidR="005E0157" w14:paraId="0DD2DE7D" w14:textId="77777777" w:rsidTr="006233AF">
        <w:tc>
          <w:tcPr>
            <w:tcW w:w="0" w:type="auto"/>
          </w:tcPr>
          <w:p w14:paraId="3CCDD9EA" w14:textId="028F4E90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S3. </w:t>
            </w:r>
            <w:r w:rsidRPr="0AAB05E3">
              <w:rPr>
                <w:rFonts w:ascii="Browallia New" w:hAnsi="Browallia New" w:cs="Browallia New"/>
                <w:b/>
                <w:bCs/>
              </w:rPr>
              <w:t>มีโรงงานผลิตหลายแห่งและกำลังการผลิตสูง</w:t>
            </w:r>
          </w:p>
        </w:tc>
        <w:tc>
          <w:tcPr>
            <w:tcW w:w="0" w:type="auto"/>
          </w:tcPr>
          <w:p w14:paraId="402DB68E" w14:textId="4EC5A18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0.07</w:t>
            </w:r>
          </w:p>
        </w:tc>
        <w:tc>
          <w:tcPr>
            <w:tcW w:w="0" w:type="auto"/>
          </w:tcPr>
          <w:p w14:paraId="34C1498B" w14:textId="0ED2D99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762F18CF" w14:textId="49F25803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0.28</w:t>
            </w:r>
          </w:p>
        </w:tc>
        <w:tc>
          <w:tcPr>
            <w:tcW w:w="0" w:type="auto"/>
          </w:tcPr>
          <w:p w14:paraId="07D7A9B3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795EC19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D8F8480" w14:textId="712742F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15DB0170" w14:textId="0A417380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รองรับคำสั่งซื้อจำนวนมากและช่วยเพิ่มความยืดหยุ่นในการบริหารการผลิต</w:t>
            </w:r>
          </w:p>
        </w:tc>
      </w:tr>
      <w:tr w:rsidR="005E0157" w14:paraId="0FABC719" w14:textId="77777777" w:rsidTr="006233AF">
        <w:tc>
          <w:tcPr>
            <w:tcW w:w="0" w:type="auto"/>
          </w:tcPr>
          <w:p w14:paraId="1F4703F1" w14:textId="0BF8A09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S4. </w:t>
            </w:r>
            <w:r w:rsidRPr="0AAB05E3">
              <w:rPr>
                <w:rFonts w:ascii="Browallia New" w:hAnsi="Browallia New" w:cs="Browallia New"/>
                <w:b/>
                <w:bCs/>
              </w:rPr>
              <w:t>ให้บริการแบบ</w:t>
            </w:r>
            <w:r w:rsidRPr="0AAB05E3">
              <w:rPr>
                <w:b/>
                <w:bCs/>
              </w:rPr>
              <w:t xml:space="preserve"> One Stop Apparel Solution</w:t>
            </w:r>
          </w:p>
        </w:tc>
        <w:tc>
          <w:tcPr>
            <w:tcW w:w="0" w:type="auto"/>
          </w:tcPr>
          <w:p w14:paraId="026EEA81" w14:textId="5C355EF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0.07</w:t>
            </w:r>
          </w:p>
        </w:tc>
        <w:tc>
          <w:tcPr>
            <w:tcW w:w="0" w:type="auto"/>
          </w:tcPr>
          <w:p w14:paraId="742701F2" w14:textId="0689776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17828BC4" w14:textId="62B6C1C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0.28</w:t>
            </w:r>
          </w:p>
        </w:tc>
        <w:tc>
          <w:tcPr>
            <w:tcW w:w="0" w:type="auto"/>
          </w:tcPr>
          <w:p w14:paraId="0638A983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6CBA8C2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0E15EDBA" w14:textId="18349F7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7A4DA47A" w14:textId="35D6B6EE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สามารถให้บริการตั้งแต่การออกแบบ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จัดหาวัตถุดิบ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ผลิต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และควบคุมคุณภาพ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ทำให้สร้างความแตกต่างได้</w:t>
            </w:r>
          </w:p>
        </w:tc>
      </w:tr>
      <w:tr w:rsidR="005E0157" w14:paraId="65CEC6E1" w14:textId="77777777" w:rsidTr="006233AF">
        <w:tc>
          <w:tcPr>
            <w:tcW w:w="0" w:type="auto"/>
          </w:tcPr>
          <w:p w14:paraId="656F4AD7" w14:textId="0934975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S5. </w:t>
            </w:r>
            <w:r w:rsidRPr="0AAB05E3">
              <w:rPr>
                <w:rFonts w:ascii="Browallia New" w:hAnsi="Browallia New" w:cs="Browallia New"/>
                <w:b/>
                <w:bCs/>
              </w:rPr>
              <w:t>ให้ความสำคัญกับนวัตกรรมและการดำเนินธุรกิจอย่างยั่งยืน</w:t>
            </w:r>
            <w:r w:rsidRPr="0AAB05E3">
              <w:rPr>
                <w:b/>
                <w:bCs/>
              </w:rPr>
              <w:t xml:space="preserve"> (ESG)</w:t>
            </w:r>
          </w:p>
        </w:tc>
        <w:tc>
          <w:tcPr>
            <w:tcW w:w="0" w:type="auto"/>
          </w:tcPr>
          <w:p w14:paraId="79970CAB" w14:textId="419F888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0.08</w:t>
            </w:r>
          </w:p>
        </w:tc>
        <w:tc>
          <w:tcPr>
            <w:tcW w:w="0" w:type="auto"/>
          </w:tcPr>
          <w:p w14:paraId="32CDF1E9" w14:textId="2045704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21C63FCD" w14:textId="22F1D181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0.32</w:t>
            </w:r>
          </w:p>
        </w:tc>
        <w:tc>
          <w:tcPr>
            <w:tcW w:w="0" w:type="auto"/>
          </w:tcPr>
          <w:p w14:paraId="4D8A723D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534D7509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5D8FC32B" w14:textId="31FEF6B0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6F3F2DD9" w14:textId="1D4A99F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สอดคล้องกับแนวโน้มสิ่งทอรักษ์โลกและช่วยเพิ่มความสามารถในการแข่งขันระยะยาว</w:t>
            </w:r>
          </w:p>
        </w:tc>
      </w:tr>
      <w:tr w:rsidR="005E0157" w14:paraId="41788213" w14:textId="77777777" w:rsidTr="006233AF">
        <w:tc>
          <w:tcPr>
            <w:tcW w:w="0" w:type="auto"/>
          </w:tcPr>
          <w:p w14:paraId="328513C4" w14:textId="5200DB3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W1. </w:t>
            </w:r>
            <w:r w:rsidRPr="0AAB05E3">
              <w:rPr>
                <w:rFonts w:ascii="Browallia New" w:hAnsi="Browallia New" w:cs="Browallia New"/>
                <w:b/>
                <w:bCs/>
              </w:rPr>
              <w:t>ธุรกิจพึ่งพาอุตสาหกรรมแฟชั่นและเครื่องนุ่งห่มที่มีการแข่งขันสูง</w:t>
            </w:r>
          </w:p>
        </w:tc>
        <w:tc>
          <w:tcPr>
            <w:tcW w:w="0" w:type="auto"/>
          </w:tcPr>
          <w:p w14:paraId="365411A8" w14:textId="05E6A1F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0.07</w:t>
            </w:r>
          </w:p>
        </w:tc>
        <w:tc>
          <w:tcPr>
            <w:tcW w:w="0" w:type="auto"/>
          </w:tcPr>
          <w:p w14:paraId="5236307F" w14:textId="7BDFC05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03EF6982" w14:textId="51E3AED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0.28</w:t>
            </w:r>
          </w:p>
        </w:tc>
        <w:tc>
          <w:tcPr>
            <w:tcW w:w="0" w:type="auto"/>
          </w:tcPr>
          <w:p w14:paraId="12AF4CE3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6A255DD4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368D8527" w14:textId="26B8308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6E39FBA9" w14:textId="032A4F2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การแข่งขันด้านราคา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คุณภาพ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และนวัตกรรมสูง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ทำให้บริษัทต้องพัฒนาอย่างต่อเนื่อง</w:t>
            </w:r>
          </w:p>
        </w:tc>
      </w:tr>
      <w:tr w:rsidR="005E0157" w14:paraId="6FC5BF0F" w14:textId="77777777" w:rsidTr="006233AF">
        <w:tc>
          <w:tcPr>
            <w:tcW w:w="0" w:type="auto"/>
          </w:tcPr>
          <w:p w14:paraId="58D15A0E" w14:textId="092BA081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W2. </w:t>
            </w:r>
            <w:r w:rsidRPr="0AAB05E3">
              <w:rPr>
                <w:rFonts w:ascii="Browallia New" w:hAnsi="Browallia New" w:cs="Browallia New"/>
                <w:b/>
                <w:bCs/>
              </w:rPr>
              <w:t>ต้นทุนวัตถุดิบและค่าแรงมีความผันผวน</w:t>
            </w:r>
          </w:p>
        </w:tc>
        <w:tc>
          <w:tcPr>
            <w:tcW w:w="0" w:type="auto"/>
          </w:tcPr>
          <w:p w14:paraId="7278A78B" w14:textId="69B928B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0.08</w:t>
            </w:r>
          </w:p>
        </w:tc>
        <w:tc>
          <w:tcPr>
            <w:tcW w:w="0" w:type="auto"/>
          </w:tcPr>
          <w:p w14:paraId="19C0853F" w14:textId="7F5BD99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09C47E35" w14:textId="01B8A1E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0.32</w:t>
            </w:r>
          </w:p>
        </w:tc>
        <w:tc>
          <w:tcPr>
            <w:tcW w:w="0" w:type="auto"/>
          </w:tcPr>
          <w:p w14:paraId="522A7332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1922AFE" w14:textId="2328A9A3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1F882658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533D02A" w14:textId="6A008FF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ส่งผลโดยตรงต่อต้นทุนการผลิตและความสามารถในการทำกำไรของบริษัท</w:t>
            </w:r>
          </w:p>
        </w:tc>
      </w:tr>
      <w:tr w:rsidR="005E0157" w14:paraId="673B9EFA" w14:textId="77777777" w:rsidTr="006233AF">
        <w:tc>
          <w:tcPr>
            <w:tcW w:w="0" w:type="auto"/>
          </w:tcPr>
          <w:p w14:paraId="4E0F07D9" w14:textId="329F8E42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W3. </w:t>
            </w:r>
            <w:r w:rsidRPr="0AAB05E3">
              <w:rPr>
                <w:rFonts w:ascii="Browallia New" w:hAnsi="Browallia New" w:cs="Browallia New"/>
                <w:b/>
                <w:bCs/>
              </w:rPr>
              <w:t>รายได้ส่วนหนึ่งยังขึ้นอยู่กับแบรนด์ที่ได้รับสิทธิ์ผลิต</w:t>
            </w:r>
          </w:p>
        </w:tc>
        <w:tc>
          <w:tcPr>
            <w:tcW w:w="0" w:type="auto"/>
          </w:tcPr>
          <w:p w14:paraId="31ACF104" w14:textId="2E21552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0.06</w:t>
            </w:r>
          </w:p>
        </w:tc>
        <w:tc>
          <w:tcPr>
            <w:tcW w:w="0" w:type="auto"/>
          </w:tcPr>
          <w:p w14:paraId="52A6F07B" w14:textId="4FCD084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3</w:t>
            </w:r>
          </w:p>
        </w:tc>
        <w:tc>
          <w:tcPr>
            <w:tcW w:w="0" w:type="auto"/>
          </w:tcPr>
          <w:p w14:paraId="69648A34" w14:textId="07C31B02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0.18</w:t>
            </w:r>
          </w:p>
        </w:tc>
        <w:tc>
          <w:tcPr>
            <w:tcW w:w="0" w:type="auto"/>
          </w:tcPr>
          <w:p w14:paraId="5116DFD4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595BA47" w14:textId="62EFCA5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0C183613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17DF292F" w14:textId="2431F7F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หากมีการสิ้นสุดหรือเปลี่ยนแปลงสัญญาอาจส่งผลต่อรายได้ของบริษัท</w:t>
            </w:r>
          </w:p>
        </w:tc>
      </w:tr>
      <w:tr w:rsidR="005E0157" w14:paraId="78474167" w14:textId="77777777" w:rsidTr="006233AF">
        <w:tc>
          <w:tcPr>
            <w:tcW w:w="0" w:type="auto"/>
          </w:tcPr>
          <w:p w14:paraId="4074DC52" w14:textId="2C02BDC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O1. </w:t>
            </w:r>
            <w:r w:rsidRPr="0AAB05E3">
              <w:rPr>
                <w:rFonts w:ascii="Browallia New" w:hAnsi="Browallia New" w:cs="Browallia New"/>
                <w:b/>
                <w:bCs/>
              </w:rPr>
              <w:t>เทรนด์สินค้าเพื่อสุขภาพและสิ่งทอที่เป็นมิตรต่อสิ่งแวดล้อม</w:t>
            </w:r>
          </w:p>
        </w:tc>
        <w:tc>
          <w:tcPr>
            <w:tcW w:w="0" w:type="auto"/>
          </w:tcPr>
          <w:p w14:paraId="5E3511A6" w14:textId="00388A71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0.10</w:t>
            </w:r>
          </w:p>
        </w:tc>
        <w:tc>
          <w:tcPr>
            <w:tcW w:w="0" w:type="auto"/>
          </w:tcPr>
          <w:p w14:paraId="34F301AB" w14:textId="1423B52B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6993DA54" w14:textId="38E9FB3B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0.40</w:t>
            </w:r>
          </w:p>
        </w:tc>
        <w:tc>
          <w:tcPr>
            <w:tcW w:w="0" w:type="auto"/>
          </w:tcPr>
          <w:p w14:paraId="682BC738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2868F19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2F2CB788" w14:textId="0357C8A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6189A336" w14:textId="59B97FE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บริษัทมีศักยภาพด้านนวัตกรรมและ</w:t>
            </w:r>
            <w:r>
              <w:t xml:space="preserve"> ESG </w:t>
            </w:r>
            <w:r>
              <w:rPr>
                <w:rFonts w:ascii="Browallia New" w:hAnsi="Browallia New" w:cs="Browallia New"/>
              </w:rPr>
              <w:t>ที่สามารถพัฒนาผลิตภัณฑ์ให้ตอบโจทย์ตลาดนี้</w:t>
            </w:r>
          </w:p>
        </w:tc>
      </w:tr>
      <w:tr w:rsidR="005E0157" w14:paraId="38117402" w14:textId="77777777" w:rsidTr="006233AF">
        <w:tc>
          <w:tcPr>
            <w:tcW w:w="0" w:type="auto"/>
          </w:tcPr>
          <w:p w14:paraId="3AA2350A" w14:textId="3C6C23C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O2. </w:t>
            </w:r>
            <w:r w:rsidRPr="0AAB05E3">
              <w:rPr>
                <w:rFonts w:ascii="Browallia New" w:hAnsi="Browallia New" w:cs="Browallia New"/>
                <w:b/>
                <w:bCs/>
              </w:rPr>
              <w:t>การเติบโตของ</w:t>
            </w:r>
            <w:r w:rsidRPr="0AAB05E3">
              <w:rPr>
                <w:b/>
                <w:bCs/>
              </w:rPr>
              <w:t xml:space="preserve"> E-commerce </w:t>
            </w:r>
            <w:r w:rsidRPr="0AAB05E3">
              <w:rPr>
                <w:rFonts w:ascii="Browallia New" w:hAnsi="Browallia New" w:cs="Browallia New"/>
                <w:b/>
                <w:bCs/>
              </w:rPr>
              <w:t>และ</w:t>
            </w:r>
            <w:r w:rsidRPr="0AAB05E3">
              <w:rPr>
                <w:b/>
                <w:bCs/>
              </w:rPr>
              <w:t xml:space="preserve"> Omni-channel</w:t>
            </w:r>
          </w:p>
        </w:tc>
        <w:tc>
          <w:tcPr>
            <w:tcW w:w="0" w:type="auto"/>
          </w:tcPr>
          <w:p w14:paraId="7BD99EAA" w14:textId="1BA5238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0.08</w:t>
            </w:r>
          </w:p>
        </w:tc>
        <w:tc>
          <w:tcPr>
            <w:tcW w:w="0" w:type="auto"/>
          </w:tcPr>
          <w:p w14:paraId="66A8DE62" w14:textId="29506ED3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776854E7" w14:textId="0DB84F6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0.32</w:t>
            </w:r>
          </w:p>
        </w:tc>
        <w:tc>
          <w:tcPr>
            <w:tcW w:w="0" w:type="auto"/>
          </w:tcPr>
          <w:p w14:paraId="788E130E" w14:textId="72CABF1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7D7E0B13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677BD601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14CDD92E" w14:textId="6712AB2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เพิ่มช่องทางการขาย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ลดการพึ่งพาหน้าร้าน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และช่วยเข้าถึงผู้บริโภครุ่นใหม่</w:t>
            </w:r>
          </w:p>
        </w:tc>
      </w:tr>
      <w:tr w:rsidR="005E0157" w14:paraId="7F1BCEA0" w14:textId="77777777" w:rsidTr="006233AF">
        <w:tc>
          <w:tcPr>
            <w:tcW w:w="0" w:type="auto"/>
          </w:tcPr>
          <w:p w14:paraId="37597F8C" w14:textId="523DD010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O3. </w:t>
            </w:r>
            <w:r w:rsidRPr="0AAB05E3">
              <w:rPr>
                <w:rFonts w:ascii="Browallia New" w:hAnsi="Browallia New" w:cs="Browallia New"/>
                <w:b/>
                <w:bCs/>
              </w:rPr>
              <w:t>พันธมิตรในเครือสหพัฒน์และการใช้สิทธิประโยชน์</w:t>
            </w:r>
            <w:r w:rsidRPr="0AAB05E3">
              <w:rPr>
                <w:b/>
                <w:bCs/>
              </w:rPr>
              <w:t xml:space="preserve"> FTA</w:t>
            </w:r>
          </w:p>
        </w:tc>
        <w:tc>
          <w:tcPr>
            <w:tcW w:w="0" w:type="auto"/>
          </w:tcPr>
          <w:p w14:paraId="7F7EFB24" w14:textId="2863D32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0.07</w:t>
            </w:r>
          </w:p>
        </w:tc>
        <w:tc>
          <w:tcPr>
            <w:tcW w:w="0" w:type="auto"/>
          </w:tcPr>
          <w:p w14:paraId="457599C0" w14:textId="18A9254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4B983663" w14:textId="2C0752D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0.28</w:t>
            </w:r>
          </w:p>
        </w:tc>
        <w:tc>
          <w:tcPr>
            <w:tcW w:w="0" w:type="auto"/>
          </w:tcPr>
          <w:p w14:paraId="296B536D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156C3FD0" w14:textId="30027B6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74D8BF6A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3A342FD5" w14:textId="6A449161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ช่วยเพิ่มประสิทธิภาพด้านเครือข่าย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การผลิต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และการเข้าสู่ตลาดต่างประเทศ</w:t>
            </w:r>
          </w:p>
        </w:tc>
      </w:tr>
      <w:tr w:rsidR="005E0157" w14:paraId="6A073F5E" w14:textId="77777777" w:rsidTr="006233AF">
        <w:tc>
          <w:tcPr>
            <w:tcW w:w="0" w:type="auto"/>
          </w:tcPr>
          <w:p w14:paraId="5ACC34B8" w14:textId="638A1F3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T1. </w:t>
            </w:r>
            <w:r w:rsidRPr="0AAB05E3">
              <w:rPr>
                <w:rFonts w:ascii="Browallia New" w:hAnsi="Browallia New" w:cs="Browallia New"/>
                <w:b/>
                <w:bCs/>
              </w:rPr>
              <w:t>การแข่งขันจากสินค้าแฟชั่นราคาถูกจากต่างประเทศ</w:t>
            </w:r>
            <w:r w:rsidRPr="0AAB05E3">
              <w:rPr>
                <w:b/>
                <w:bCs/>
              </w:rPr>
              <w:t xml:space="preserve"> </w:t>
            </w:r>
            <w:r w:rsidRPr="0AAB05E3">
              <w:rPr>
                <w:rFonts w:ascii="Browallia New" w:hAnsi="Browallia New" w:cs="Browallia New"/>
                <w:b/>
                <w:bCs/>
              </w:rPr>
              <w:t>โดยเฉพาะจีน</w:t>
            </w:r>
          </w:p>
        </w:tc>
        <w:tc>
          <w:tcPr>
            <w:tcW w:w="0" w:type="auto"/>
          </w:tcPr>
          <w:p w14:paraId="670F5421" w14:textId="44DC46D0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0.08</w:t>
            </w:r>
          </w:p>
        </w:tc>
        <w:tc>
          <w:tcPr>
            <w:tcW w:w="0" w:type="auto"/>
          </w:tcPr>
          <w:p w14:paraId="521B554C" w14:textId="51957E7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2</w:t>
            </w:r>
          </w:p>
        </w:tc>
        <w:tc>
          <w:tcPr>
            <w:tcW w:w="0" w:type="auto"/>
          </w:tcPr>
          <w:p w14:paraId="7DA4203E" w14:textId="6F2274F2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0.16</w:t>
            </w:r>
          </w:p>
        </w:tc>
        <w:tc>
          <w:tcPr>
            <w:tcW w:w="0" w:type="auto"/>
          </w:tcPr>
          <w:p w14:paraId="1C75F059" w14:textId="17ED6B91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739249B1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E21F074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07127460" w14:textId="0A4452B3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ก่อให้เกิดการแข่งขันด้านราคาสูงและกดดันตลาดระดับกลางถึงล่าง</w:t>
            </w:r>
          </w:p>
        </w:tc>
      </w:tr>
      <w:tr w:rsidR="005E0157" w14:paraId="5758016F" w14:textId="77777777" w:rsidTr="006233AF">
        <w:tc>
          <w:tcPr>
            <w:tcW w:w="0" w:type="auto"/>
          </w:tcPr>
          <w:p w14:paraId="702FC679" w14:textId="7A25594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T2. </w:t>
            </w:r>
            <w:r w:rsidRPr="0AAB05E3">
              <w:rPr>
                <w:rFonts w:ascii="Browallia New" w:hAnsi="Browallia New" w:cs="Browallia New"/>
                <w:b/>
                <w:bCs/>
              </w:rPr>
              <w:t>ต้นทุนการผลิตและค่าแรงขั้นต่ำในประเทศปรับตัวสูงขึ้น</w:t>
            </w:r>
          </w:p>
        </w:tc>
        <w:tc>
          <w:tcPr>
            <w:tcW w:w="0" w:type="auto"/>
          </w:tcPr>
          <w:p w14:paraId="73DDF329" w14:textId="05DE876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0.06</w:t>
            </w:r>
          </w:p>
        </w:tc>
        <w:tc>
          <w:tcPr>
            <w:tcW w:w="0" w:type="auto"/>
          </w:tcPr>
          <w:p w14:paraId="24C6589E" w14:textId="44FD6471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3</w:t>
            </w:r>
          </w:p>
        </w:tc>
        <w:tc>
          <w:tcPr>
            <w:tcW w:w="0" w:type="auto"/>
          </w:tcPr>
          <w:p w14:paraId="68426E74" w14:textId="48031DB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0.18</w:t>
            </w:r>
          </w:p>
        </w:tc>
        <w:tc>
          <w:tcPr>
            <w:tcW w:w="0" w:type="auto"/>
          </w:tcPr>
          <w:p w14:paraId="579435CD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6BE0D542" w14:textId="3A97C71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2B623260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13347D7" w14:textId="6BBD1CA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กดดัน</w:t>
            </w:r>
            <w:r>
              <w:t xml:space="preserve"> Gross Profit Margin </w:t>
            </w:r>
            <w:r>
              <w:rPr>
                <w:rFonts w:ascii="Browallia New" w:hAnsi="Browallia New" w:cs="Browallia New"/>
              </w:rPr>
              <w:t>และทำให้บริษัทต้องเพิ่มประสิทธิภาพการผลิต</w:t>
            </w:r>
          </w:p>
        </w:tc>
      </w:tr>
      <w:tr w:rsidR="005E0157" w14:paraId="45E22D8F" w14:textId="77777777" w:rsidTr="006233AF">
        <w:tc>
          <w:tcPr>
            <w:tcW w:w="0" w:type="auto"/>
          </w:tcPr>
          <w:p w14:paraId="7CF98DD4" w14:textId="51025E4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T3. </w:t>
            </w:r>
            <w:r w:rsidRPr="0AAB05E3">
              <w:rPr>
                <w:rFonts w:ascii="Browallia New" w:hAnsi="Browallia New" w:cs="Browallia New"/>
                <w:b/>
                <w:bCs/>
              </w:rPr>
              <w:t>สภาวะเศรษฐกิจชะลอตัวและหนี้ครัวเรือนสูง</w:t>
            </w:r>
          </w:p>
        </w:tc>
        <w:tc>
          <w:tcPr>
            <w:tcW w:w="0" w:type="auto"/>
          </w:tcPr>
          <w:p w14:paraId="0CC2F4EE" w14:textId="62E7E1F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0.04</w:t>
            </w:r>
          </w:p>
        </w:tc>
        <w:tc>
          <w:tcPr>
            <w:tcW w:w="0" w:type="auto"/>
          </w:tcPr>
          <w:p w14:paraId="2E3B0C21" w14:textId="74D4E3E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3</w:t>
            </w:r>
          </w:p>
        </w:tc>
        <w:tc>
          <w:tcPr>
            <w:tcW w:w="0" w:type="auto"/>
          </w:tcPr>
          <w:p w14:paraId="2A4D1446" w14:textId="2638C61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0.12</w:t>
            </w:r>
          </w:p>
        </w:tc>
        <w:tc>
          <w:tcPr>
            <w:tcW w:w="0" w:type="auto"/>
          </w:tcPr>
          <w:p w14:paraId="6A0F8370" w14:textId="6B14A68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703260DC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57BADDD1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36DC8B8B" w14:textId="1245E6D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ทำให้ผู้บริโภคชะลอการซื้อสินค้าประเภทแฟชั่นที่ไม่จำเป็น</w:t>
            </w:r>
          </w:p>
        </w:tc>
      </w:tr>
      <w:tr w:rsidR="005E0157" w14:paraId="225193BF" w14:textId="77777777" w:rsidTr="006233AF">
        <w:tc>
          <w:tcPr>
            <w:tcW w:w="0" w:type="auto"/>
          </w:tcPr>
          <w:p w14:paraId="65A53000" w14:textId="1EB5460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T4. </w:t>
            </w:r>
            <w:r w:rsidRPr="0AAB05E3">
              <w:rPr>
                <w:rFonts w:ascii="Browallia New" w:hAnsi="Browallia New" w:cs="Browallia New"/>
                <w:b/>
                <w:bCs/>
              </w:rPr>
              <w:t>กฎระเบียบด้านสิ่งแวดล้อมและการค้าโลก</w:t>
            </w:r>
            <w:r w:rsidRPr="0AAB05E3">
              <w:rPr>
                <w:b/>
                <w:bCs/>
              </w:rPr>
              <w:t xml:space="preserve"> </w:t>
            </w:r>
            <w:r w:rsidRPr="0AAB05E3">
              <w:rPr>
                <w:rFonts w:ascii="Browallia New" w:hAnsi="Browallia New" w:cs="Browallia New"/>
                <w:b/>
                <w:bCs/>
              </w:rPr>
              <w:t>เช่น</w:t>
            </w:r>
            <w:r w:rsidRPr="0AAB05E3">
              <w:rPr>
                <w:b/>
                <w:bCs/>
              </w:rPr>
              <w:t xml:space="preserve"> CBAM</w:t>
            </w:r>
          </w:p>
        </w:tc>
        <w:tc>
          <w:tcPr>
            <w:tcW w:w="0" w:type="auto"/>
          </w:tcPr>
          <w:p w14:paraId="0D2F5049" w14:textId="2B4C73C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0.04</w:t>
            </w:r>
          </w:p>
        </w:tc>
        <w:tc>
          <w:tcPr>
            <w:tcW w:w="0" w:type="auto"/>
          </w:tcPr>
          <w:p w14:paraId="6B27C3A7" w14:textId="2F026F16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2</w:t>
            </w:r>
          </w:p>
        </w:tc>
        <w:tc>
          <w:tcPr>
            <w:tcW w:w="0" w:type="auto"/>
          </w:tcPr>
          <w:p w14:paraId="6F89D447" w14:textId="0B6C7803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0.08</w:t>
            </w:r>
          </w:p>
        </w:tc>
        <w:tc>
          <w:tcPr>
            <w:tcW w:w="0" w:type="auto"/>
          </w:tcPr>
          <w:p w14:paraId="15A19651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31051E7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5422F8C3" w14:textId="5B44B67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5CAE35C4" w14:textId="76192050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เพิ่มความจำเป็นด้าน</w:t>
            </w:r>
            <w:r>
              <w:t xml:space="preserve"> Traceability </w:t>
            </w:r>
            <w:r>
              <w:rPr>
                <w:rFonts w:ascii="Browallia New" w:hAnsi="Browallia New" w:cs="Browallia New"/>
              </w:rPr>
              <w:t>การตรวจสอบ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และการลงทุนปรับปรุงกระบวนการผลิต</w:t>
            </w:r>
          </w:p>
        </w:tc>
      </w:tr>
      <w:tr w:rsidR="005E0157" w14:paraId="1F429458" w14:textId="77777777" w:rsidTr="006233AF">
        <w:tc>
          <w:tcPr>
            <w:tcW w:w="0" w:type="auto"/>
          </w:tcPr>
          <w:p w14:paraId="5DFBAE05" w14:textId="3CF98D8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Total Scores</w:t>
            </w:r>
          </w:p>
        </w:tc>
        <w:tc>
          <w:tcPr>
            <w:tcW w:w="0" w:type="auto"/>
          </w:tcPr>
          <w:p w14:paraId="1B4FCB9D" w14:textId="4CB7669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1.00</w:t>
            </w:r>
          </w:p>
        </w:tc>
        <w:tc>
          <w:tcPr>
            <w:tcW w:w="0" w:type="auto"/>
          </w:tcPr>
          <w:p w14:paraId="5F42F8AF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274B49B0" w14:textId="32E83E1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3.70</w:t>
            </w:r>
          </w:p>
        </w:tc>
        <w:tc>
          <w:tcPr>
            <w:tcW w:w="0" w:type="auto"/>
          </w:tcPr>
          <w:p w14:paraId="0E569EEF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2C1C00EE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95C7696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B3E474F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</w:tr>
      <w:tr w:rsidR="005E0157" w14:paraId="44B5D07B" w14:textId="77777777" w:rsidTr="006233AF">
        <w:tc>
          <w:tcPr>
            <w:tcW w:w="0" w:type="auto"/>
          </w:tcPr>
          <w:p w14:paraId="2947C404" w14:textId="12A30D3E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S2. </w:t>
            </w:r>
            <w:r w:rsidRPr="0AAB05E3">
              <w:rPr>
                <w:rFonts w:ascii="Browallia New" w:hAnsi="Browallia New" w:cs="Browallia New"/>
                <w:b/>
                <w:bCs/>
              </w:rPr>
              <w:t>บริษัทมีความร่วมมือกับแบรนด์ชั้นนำระดับโลกหลายแบรนด์</w:t>
            </w:r>
          </w:p>
        </w:tc>
        <w:tc>
          <w:tcPr>
            <w:tcW w:w="0" w:type="auto"/>
          </w:tcPr>
          <w:p w14:paraId="4137A27F" w14:textId="143FB3EE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0.10</w:t>
            </w:r>
          </w:p>
        </w:tc>
        <w:tc>
          <w:tcPr>
            <w:tcW w:w="0" w:type="auto"/>
          </w:tcPr>
          <w:p w14:paraId="0E61C233" w14:textId="6AE671F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5</w:t>
            </w:r>
          </w:p>
        </w:tc>
        <w:tc>
          <w:tcPr>
            <w:tcW w:w="0" w:type="auto"/>
          </w:tcPr>
          <w:p w14:paraId="5763CCC2" w14:textId="25AF465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0.50</w:t>
            </w:r>
          </w:p>
        </w:tc>
        <w:tc>
          <w:tcPr>
            <w:tcW w:w="0" w:type="auto"/>
          </w:tcPr>
          <w:p w14:paraId="2AB30B17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31BD3850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43262F6D" w14:textId="502AF64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2AF644B0" w14:textId="1B373792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ช่วยสร้างรายได้ต่อเนื่อง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เพิ่มความน่าเชื่อถือ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และเป็นฐานสำคัญในการขยายธุรกิจทั้งในและต่างประเทศ</w:t>
            </w:r>
          </w:p>
        </w:tc>
      </w:tr>
      <w:tr w:rsidR="005E0157" w14:paraId="4955D969" w14:textId="77777777" w:rsidTr="006233AF">
        <w:tc>
          <w:tcPr>
            <w:tcW w:w="0" w:type="auto"/>
          </w:tcPr>
          <w:p w14:paraId="4B715275" w14:textId="305BA8D8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S3. </w:t>
            </w:r>
            <w:r w:rsidRPr="0AAB05E3">
              <w:rPr>
                <w:rFonts w:ascii="Browallia New" w:hAnsi="Browallia New" w:cs="Browallia New"/>
                <w:b/>
                <w:bCs/>
              </w:rPr>
              <w:t>มีโรงงานผลิตหลายแห่งและกำลังการผลิตสูง</w:t>
            </w:r>
          </w:p>
        </w:tc>
        <w:tc>
          <w:tcPr>
            <w:tcW w:w="0" w:type="auto"/>
          </w:tcPr>
          <w:p w14:paraId="55752AC5" w14:textId="476920EA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0.07</w:t>
            </w:r>
          </w:p>
        </w:tc>
        <w:tc>
          <w:tcPr>
            <w:tcW w:w="0" w:type="auto"/>
          </w:tcPr>
          <w:p w14:paraId="0AF6A05C" w14:textId="27207E8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3272A644" w14:textId="24A40DB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0.28</w:t>
            </w:r>
          </w:p>
        </w:tc>
        <w:tc>
          <w:tcPr>
            <w:tcW w:w="0" w:type="auto"/>
          </w:tcPr>
          <w:p w14:paraId="7361450F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75A33FCA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2E7B4398" w14:textId="44AEF02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12D32597" w14:textId="0641189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รองรับคำสั่งซื้อจำนวนมากและช่วยเพิ่มความยืดหยุ่นในการบริหารการผลิต</w:t>
            </w:r>
          </w:p>
        </w:tc>
      </w:tr>
      <w:tr w:rsidR="005E0157" w14:paraId="1AAF6B9C" w14:textId="77777777" w:rsidTr="006233AF">
        <w:tc>
          <w:tcPr>
            <w:tcW w:w="0" w:type="auto"/>
          </w:tcPr>
          <w:p w14:paraId="7D827CE3" w14:textId="0A590059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S4. </w:t>
            </w:r>
            <w:r w:rsidRPr="0AAB05E3">
              <w:rPr>
                <w:rFonts w:ascii="Browallia New" w:hAnsi="Browallia New" w:cs="Browallia New"/>
                <w:b/>
                <w:bCs/>
              </w:rPr>
              <w:t>ให้บริการแบบ</w:t>
            </w:r>
            <w:r w:rsidRPr="0AAB05E3">
              <w:rPr>
                <w:b/>
                <w:bCs/>
              </w:rPr>
              <w:t xml:space="preserve"> One Stop Apparel Solution</w:t>
            </w:r>
          </w:p>
        </w:tc>
        <w:tc>
          <w:tcPr>
            <w:tcW w:w="0" w:type="auto"/>
          </w:tcPr>
          <w:p w14:paraId="11FE1850" w14:textId="136EFF3F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0.07</w:t>
            </w:r>
          </w:p>
        </w:tc>
        <w:tc>
          <w:tcPr>
            <w:tcW w:w="0" w:type="auto"/>
          </w:tcPr>
          <w:p w14:paraId="5BF774AD" w14:textId="2442CE1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3F43F2DB" w14:textId="31E9C0D2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0.28</w:t>
            </w:r>
          </w:p>
        </w:tc>
        <w:tc>
          <w:tcPr>
            <w:tcW w:w="0" w:type="auto"/>
          </w:tcPr>
          <w:p w14:paraId="2CC88584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23B6D725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1A4B4CB0" w14:textId="6F96F80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38687724" w14:textId="0DB6FAAB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สามารถให้บริการตั้งแต่การออกแบบ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จัดหาวัตถุดิบ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ผลิต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และควบคุมคุณภาพ</w:t>
            </w:r>
            <w:r>
              <w:t xml:space="preserve"> </w:t>
            </w:r>
            <w:r>
              <w:rPr>
                <w:rFonts w:ascii="Browallia New" w:hAnsi="Browallia New" w:cs="Browallia New"/>
              </w:rPr>
              <w:t>ทำให้สร้างความแตกต่างได้</w:t>
            </w:r>
          </w:p>
        </w:tc>
      </w:tr>
      <w:tr w:rsidR="005E0157" w14:paraId="6FAE0592" w14:textId="77777777" w:rsidTr="006233AF">
        <w:tc>
          <w:tcPr>
            <w:tcW w:w="0" w:type="auto"/>
          </w:tcPr>
          <w:p w14:paraId="56BFF6BE" w14:textId="3FBB33FC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 xml:space="preserve">S5. </w:t>
            </w:r>
            <w:r w:rsidRPr="0AAB05E3">
              <w:rPr>
                <w:rFonts w:ascii="Browallia New" w:hAnsi="Browallia New" w:cs="Browallia New"/>
                <w:b/>
                <w:bCs/>
              </w:rPr>
              <w:t>ให้ความสำคัญกับนวัตกรรมและการดำเนินธุรกิจอย่างยั่งยืน</w:t>
            </w:r>
            <w:r w:rsidRPr="0AAB05E3">
              <w:rPr>
                <w:b/>
                <w:bCs/>
              </w:rPr>
              <w:t xml:space="preserve"> (ESG)</w:t>
            </w:r>
          </w:p>
        </w:tc>
        <w:tc>
          <w:tcPr>
            <w:tcW w:w="0" w:type="auto"/>
          </w:tcPr>
          <w:p w14:paraId="1D69C445" w14:textId="0BC6176D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0.08</w:t>
            </w:r>
          </w:p>
        </w:tc>
        <w:tc>
          <w:tcPr>
            <w:tcW w:w="0" w:type="auto"/>
          </w:tcPr>
          <w:p w14:paraId="7D9B5E75" w14:textId="497D7203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4</w:t>
            </w:r>
          </w:p>
        </w:tc>
        <w:tc>
          <w:tcPr>
            <w:tcW w:w="0" w:type="auto"/>
          </w:tcPr>
          <w:p w14:paraId="4C83B513" w14:textId="6C8BA68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 w:rsidRPr="0AAB05E3">
              <w:rPr>
                <w:b/>
                <w:bCs/>
              </w:rPr>
              <w:t>0.32</w:t>
            </w:r>
          </w:p>
        </w:tc>
        <w:tc>
          <w:tcPr>
            <w:tcW w:w="0" w:type="auto"/>
          </w:tcPr>
          <w:p w14:paraId="73C67C6E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20A082B2" w14:textId="77777777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</w:tcPr>
          <w:p w14:paraId="0A857E68" w14:textId="44801675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t>✓</w:t>
            </w:r>
          </w:p>
        </w:tc>
        <w:tc>
          <w:tcPr>
            <w:tcW w:w="0" w:type="auto"/>
          </w:tcPr>
          <w:p w14:paraId="48C2AE85" w14:textId="00EA4DC4" w:rsidR="005E0157" w:rsidRDefault="005E0157" w:rsidP="005E0157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rowallia New" w:hAnsi="Browallia New" w:cs="Browallia New"/>
              </w:rPr>
              <w:t>สอดคล้องกับแนวโน้มสิ่งทอรักษ์โลกและช่วยเพิ่มความสามารถในการแข่งขันระยะยาว</w:t>
            </w:r>
          </w:p>
        </w:tc>
      </w:tr>
    </w:tbl>
    <w:p w14:paraId="4F4C518C" w14:textId="28D27980" w:rsidR="5ACDFC63" w:rsidRDefault="5ACDFC63" w:rsidP="5ACDFC63">
      <w:pPr>
        <w:spacing w:before="240" w:after="240"/>
        <w:rPr>
          <w:rFonts w:ascii="Times New Roman" w:eastAsia="Times New Roman" w:hAnsi="Times New Roman" w:cs="Times New Roman"/>
        </w:rPr>
      </w:pPr>
    </w:p>
    <w:p w14:paraId="46EE7E3A" w14:textId="0E938B20" w:rsidR="54D76D83" w:rsidRDefault="54D76D83" w:rsidP="4832850A">
      <w:pPr>
        <w:spacing w:before="240" w:after="240"/>
      </w:pPr>
      <w:r w:rsidRPr="4832850A">
        <w:rPr>
          <w:rFonts w:ascii="Times New Roman" w:eastAsia="Times New Roman" w:hAnsi="Times New Roman" w:cs="Times New Roman"/>
        </w:rPr>
        <w:t xml:space="preserve">จากการวิเคราะห์ SFAS Matrix บริษัท ประชาอาภรณ์ จำกัด (มหาชน) มี </w:t>
      </w:r>
      <w:r w:rsidRPr="4832850A">
        <w:rPr>
          <w:rFonts w:ascii="Times New Roman" w:eastAsia="Times New Roman" w:hAnsi="Times New Roman" w:cs="Times New Roman"/>
          <w:b/>
          <w:bCs/>
        </w:rPr>
        <w:t>Weighted Score รวม 3.70</w:t>
      </w:r>
      <w:r w:rsidRPr="4832850A">
        <w:rPr>
          <w:rFonts w:ascii="Times New Roman" w:eastAsia="Times New Roman" w:hAnsi="Times New Roman" w:cs="Times New Roman"/>
        </w:rPr>
        <w:t xml:space="preserve"> ซึ่งหากใช้เกณฑ์เดียวกับตัวอย่างที่กำหนดค่าเฉลี่ยไว้ที่ 3.00 แสดงว่าบริษัทมีความสามารถในการตอบสนองต่อปัจจัยเชิงกลยุทธ์อยู่ในระดับค่อนข้างดี</w:t>
      </w:r>
    </w:p>
    <w:p w14:paraId="5CE42ABD" w14:textId="7AA9C68E" w:rsidR="54D76D83" w:rsidRDefault="54D76D83" w:rsidP="4832850A">
      <w:pPr>
        <w:spacing w:before="240" w:after="240"/>
      </w:pPr>
      <w:r w:rsidRPr="4832850A">
        <w:rPr>
          <w:rFonts w:ascii="Times New Roman" w:eastAsia="Times New Roman" w:hAnsi="Times New Roman" w:cs="Times New Roman"/>
        </w:rPr>
        <w:t xml:space="preserve">ปัจจัยที่มีความสำคัญสูงสุดคือ </w:t>
      </w:r>
      <w:r w:rsidRPr="4832850A">
        <w:rPr>
          <w:rFonts w:ascii="Times New Roman" w:eastAsia="Times New Roman" w:hAnsi="Times New Roman" w:cs="Times New Roman"/>
          <w:b/>
          <w:bCs/>
        </w:rPr>
        <w:t>S2 ความร่วมมือกับแบรนด์ชั้นนำระดับโลก</w:t>
      </w:r>
      <w:r w:rsidRPr="4832850A">
        <w:rPr>
          <w:rFonts w:ascii="Times New Roman" w:eastAsia="Times New Roman" w:hAnsi="Times New Roman" w:cs="Times New Roman"/>
        </w:rPr>
        <w:t xml:space="preserve"> มี Weighted Score เท่ากับ </w:t>
      </w:r>
      <w:r w:rsidRPr="4832850A">
        <w:rPr>
          <w:rFonts w:ascii="Times New Roman" w:eastAsia="Times New Roman" w:hAnsi="Times New Roman" w:cs="Times New Roman"/>
          <w:b/>
          <w:bCs/>
        </w:rPr>
        <w:t>0.50</w:t>
      </w:r>
      <w:r w:rsidRPr="4832850A">
        <w:rPr>
          <w:rFonts w:ascii="Times New Roman" w:eastAsia="Times New Roman" w:hAnsi="Times New Roman" w:cs="Times New Roman"/>
        </w:rPr>
        <w:t xml:space="preserve"> สะท้อนว่าความสัมพันธ์กับแบรนด์ระดับสากลเป็นทรัพยากรเชิงกลยุทธ์สำคัญที่ช่วยสร้างทั้งรายได้ ความน่าเชื่อถือ และโอกาสการเติบโตของบริษัท รองลงมาคือ </w:t>
      </w:r>
      <w:r w:rsidRPr="4832850A">
        <w:rPr>
          <w:rFonts w:ascii="Times New Roman" w:eastAsia="Times New Roman" w:hAnsi="Times New Roman" w:cs="Times New Roman"/>
          <w:b/>
          <w:bCs/>
        </w:rPr>
        <w:t>O1 แนวโน้มสินค้าเพื่อสุขภาพและสิ่งทอที่เป็นมิตรต่อสิ่งแวดล้อม</w:t>
      </w:r>
      <w:r w:rsidRPr="4832850A">
        <w:rPr>
          <w:rFonts w:ascii="Times New Roman" w:eastAsia="Times New Roman" w:hAnsi="Times New Roman" w:cs="Times New Roman"/>
        </w:rPr>
        <w:t xml:space="preserve"> มี Weighted Score </w:t>
      </w:r>
      <w:r w:rsidRPr="4832850A">
        <w:rPr>
          <w:rFonts w:ascii="Times New Roman" w:eastAsia="Times New Roman" w:hAnsi="Times New Roman" w:cs="Times New Roman"/>
          <w:b/>
          <w:bCs/>
        </w:rPr>
        <w:t>0.40</w:t>
      </w:r>
      <w:r w:rsidRPr="4832850A">
        <w:rPr>
          <w:rFonts w:ascii="Times New Roman" w:eastAsia="Times New Roman" w:hAnsi="Times New Roman" w:cs="Times New Roman"/>
        </w:rPr>
        <w:t xml:space="preserve"> ซึ่งสอดคล้องกับความสามารถของบริษัทด้านนวัตกรรมและ ESG ที่ระบุไว้ใน IFAS </w:t>
      </w:r>
    </w:p>
    <w:p w14:paraId="1A2A32F9" w14:textId="142B1515" w:rsidR="54D76D83" w:rsidRDefault="54D76D83" w:rsidP="4832850A">
      <w:pPr>
        <w:spacing w:before="240" w:after="240"/>
      </w:pPr>
      <w:r w:rsidRPr="4832850A">
        <w:rPr>
          <w:rFonts w:ascii="Times New Roman" w:eastAsia="Times New Roman" w:hAnsi="Times New Roman" w:cs="Times New Roman"/>
        </w:rPr>
        <w:t xml:space="preserve">ขณะเดียวกัน บริษัทควรให้ความสำคัญกับ </w:t>
      </w:r>
      <w:r w:rsidRPr="4832850A">
        <w:rPr>
          <w:rFonts w:ascii="Times New Roman" w:eastAsia="Times New Roman" w:hAnsi="Times New Roman" w:cs="Times New Roman"/>
          <w:b/>
          <w:bCs/>
        </w:rPr>
        <w:t>W2 ความผันผวนของต้นทุนวัตถุดิบและค่าแรง</w:t>
      </w:r>
      <w:r w:rsidRPr="4832850A">
        <w:rPr>
          <w:rFonts w:ascii="Times New Roman" w:eastAsia="Times New Roman" w:hAnsi="Times New Roman" w:cs="Times New Roman"/>
        </w:rPr>
        <w:t xml:space="preserve"> และ </w:t>
      </w:r>
      <w:r w:rsidRPr="4832850A">
        <w:rPr>
          <w:rFonts w:ascii="Times New Roman" w:eastAsia="Times New Roman" w:hAnsi="Times New Roman" w:cs="Times New Roman"/>
          <w:b/>
          <w:bCs/>
        </w:rPr>
        <w:t>T1 การแข่งขันจากสินค้าแฟชั่นราคาถูกจากต่างประเทศ</w:t>
      </w:r>
      <w:r w:rsidRPr="4832850A">
        <w:rPr>
          <w:rFonts w:ascii="Times New Roman" w:eastAsia="Times New Roman" w:hAnsi="Times New Roman" w:cs="Times New Roman"/>
        </w:rPr>
        <w:t xml:space="preserve"> เนื่องจากทั้งสองปัจจัยสามารถกดดันอัตรากำไรและความสามารถในการแข่งขันด้านราคาได้โดยตรง</w:t>
      </w:r>
    </w:p>
    <w:p w14:paraId="6DC55689" w14:textId="5779F10B" w:rsidR="4832850A" w:rsidRDefault="4832850A" w:rsidP="4832850A">
      <w:pPr>
        <w:spacing w:before="240" w:after="240"/>
        <w:rPr>
          <w:rFonts w:ascii="Times New Roman" w:eastAsia="Times New Roman" w:hAnsi="Times New Roman" w:cs="Times New Roman"/>
        </w:rPr>
      </w:pPr>
    </w:p>
    <w:p w14:paraId="01F89ACB" w14:textId="5254D02A" w:rsidR="1575D12F" w:rsidRPr="001B19F5" w:rsidRDefault="54D76D83" w:rsidP="1575D12F">
      <w:pPr>
        <w:spacing w:before="240" w:after="240"/>
        <w:rPr>
          <w:szCs w:val="30"/>
          <w:lang w:bidi="th-TH"/>
        </w:rPr>
      </w:pPr>
      <w:r w:rsidRPr="6FF9767C">
        <w:rPr>
          <w:rFonts w:ascii="Times New Roman" w:eastAsia="Times New Roman" w:hAnsi="Times New Roman" w:cs="Times New Roman"/>
        </w:rPr>
        <w:t>4.2 TOWS Matrix บริษัท ประชาอาภรณ์ จำกัด (มหาชน)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59"/>
        <w:gridCol w:w="4405"/>
        <w:gridCol w:w="5986"/>
      </w:tblGrid>
      <w:tr w:rsidR="00E55C8F" w:rsidRPr="00C6308F" w14:paraId="4F8829C4" w14:textId="77777777">
        <w:trPr>
          <w:trHeight w:val="1297"/>
        </w:trPr>
        <w:tc>
          <w:tcPr>
            <w:tcW w:w="2427" w:type="dxa"/>
            <w:tcBorders>
              <w:tl2br w:val="single" w:sz="4" w:space="0" w:color="auto"/>
            </w:tcBorders>
          </w:tcPr>
          <w:p w14:paraId="77674153" w14:textId="11B1878A" w:rsidR="00E55C8F" w:rsidRPr="001B19F5" w:rsidRDefault="00D66631" w:rsidP="00C6308F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B19F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                </w:t>
            </w:r>
            <w:r w:rsidR="00E55C8F" w:rsidRPr="001B19F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ปัจจัยภายใน</w:t>
            </w:r>
          </w:p>
          <w:p w14:paraId="3215E441" w14:textId="77777777" w:rsidR="00E55C8F" w:rsidRPr="001B19F5" w:rsidRDefault="00E55C8F" w:rsidP="0025790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  <w:p w14:paraId="396F4DB9" w14:textId="77777777" w:rsidR="00E156A2" w:rsidRPr="001B19F5" w:rsidRDefault="00E156A2" w:rsidP="0025790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  <w:p w14:paraId="50FFDC2A" w14:textId="77777777" w:rsidR="00E156A2" w:rsidRPr="001B19F5" w:rsidRDefault="00E156A2" w:rsidP="0025790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</w:p>
          <w:p w14:paraId="23791FF7" w14:textId="3C45651E" w:rsidR="00E55C8F" w:rsidRPr="001B19F5" w:rsidRDefault="00E55C8F" w:rsidP="0025790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1B19F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ปัจจัยภายนอก</w:t>
            </w:r>
          </w:p>
        </w:tc>
        <w:tc>
          <w:tcPr>
            <w:tcW w:w="4486" w:type="dxa"/>
          </w:tcPr>
          <w:p w14:paraId="7F62078B" w14:textId="079C8AE2" w:rsidR="00E55C8F" w:rsidRPr="001B19F5" w:rsidRDefault="00E55C8F" w:rsidP="1575D12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</w:t>
            </w:r>
            <w:r w:rsidR="00C6308F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: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 จุดแข็งภายใน</w:t>
            </w:r>
          </w:p>
          <w:p w14:paraId="3E4ADF7C" w14:textId="21991CBF" w:rsidR="00E55C8F" w:rsidRPr="001B19F5" w:rsidRDefault="00E55C8F" w:rsidP="1575D12F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S2</w:t>
            </w:r>
            <w:r w:rsidR="00C6308F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 ความร่วมมือกับแบรนด์ชั้นนำระดับโลก </w:t>
            </w:r>
          </w:p>
          <w:p w14:paraId="6C1E8142" w14:textId="52AC7EE5" w:rsidR="00E55C8F" w:rsidRPr="001B19F5" w:rsidRDefault="00E55C8F" w:rsidP="1575D12F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S3</w:t>
            </w:r>
            <w:r w:rsidR="00C6308F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โรงงานหลายแห่งและกำลังการผลิตสูง </w:t>
            </w:r>
          </w:p>
          <w:p w14:paraId="66E4A672" w14:textId="0091D239" w:rsidR="00E55C8F" w:rsidRPr="001B19F5" w:rsidRDefault="00E55C8F" w:rsidP="1575D12F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S4</w:t>
            </w:r>
            <w:r w:rsidR="00C6308F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 One Stop Apparel Solution </w:t>
            </w:r>
          </w:p>
          <w:p w14:paraId="07B2F903" w14:textId="73BFF70F" w:rsidR="00E55C8F" w:rsidRPr="001B19F5" w:rsidRDefault="00E55C8F" w:rsidP="1575D12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S5</w:t>
            </w:r>
            <w:r w:rsidR="00C6308F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 นวัตกรรมและ ESG</w:t>
            </w:r>
          </w:p>
        </w:tc>
        <w:tc>
          <w:tcPr>
            <w:tcW w:w="6037" w:type="dxa"/>
          </w:tcPr>
          <w:p w14:paraId="1652EDBE" w14:textId="3182CB77" w:rsidR="00E55C8F" w:rsidRPr="001B19F5" w:rsidRDefault="00E55C8F" w:rsidP="1575D12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W</w:t>
            </w:r>
            <w:r w:rsidR="00D66631" w:rsidRPr="001B19F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: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 จุดอ่อนภายใน</w:t>
            </w:r>
          </w:p>
          <w:p w14:paraId="42752FE9" w14:textId="17311275" w:rsidR="00E55C8F" w:rsidRPr="001B19F5" w:rsidRDefault="00E55C8F" w:rsidP="1575D12F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W1</w:t>
            </w:r>
            <w:r w:rsidR="00F76518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 พึ่งพาอุตสาหกรรมแฟชั่นที่มีการแข่งขันสูง </w:t>
            </w:r>
          </w:p>
          <w:p w14:paraId="77A782EE" w14:textId="48000D9B" w:rsidR="00E55C8F" w:rsidRPr="001B19F5" w:rsidRDefault="00E55C8F" w:rsidP="1575D12F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W2</w:t>
            </w:r>
            <w:r w:rsidR="00EF060D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ต้นทุนวัตถุดิบและค่าแรงผันผวน </w:t>
            </w:r>
          </w:p>
          <w:p w14:paraId="11CE6ED5" w14:textId="1C3DEB5A" w:rsidR="00E55C8F" w:rsidRPr="001B19F5" w:rsidRDefault="00E55C8F" w:rsidP="1575D12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W3</w:t>
            </w:r>
            <w:r w:rsidR="00EF060D"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  <w:r w:rsidRPr="001B19F5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รายได้บางส่วนพึ่งพาแบรนด์ที่ได้รับสิทธิ์ผลิต</w:t>
            </w:r>
          </w:p>
        </w:tc>
      </w:tr>
      <w:tr w:rsidR="1575D12F" w:rsidRPr="00C6308F" w14:paraId="10363803" w14:textId="77777777" w:rsidTr="0025790F">
        <w:trPr>
          <w:trHeight w:val="300"/>
        </w:trPr>
        <w:tc>
          <w:tcPr>
            <w:tcW w:w="2427" w:type="dxa"/>
          </w:tcPr>
          <w:p w14:paraId="662C100C" w14:textId="77777777" w:rsidR="00522252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O  โอกาสภายนอก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1BE087D4" w14:textId="4462B72A" w:rsidR="00522252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O1</w:t>
            </w:r>
            <w:r w:rsidR="001B19F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.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เทรนด์สินค้าเพื่อสุขภาพและสิ่งทอรักษ์โลก </w:t>
            </w:r>
          </w:p>
          <w:p w14:paraId="52D5D768" w14:textId="1A35C2A2" w:rsidR="1575D12F" w:rsidRPr="00C6308F" w:rsidRDefault="693C39B4" w:rsidP="1575D12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O2</w:t>
            </w:r>
            <w:r w:rsidR="001B19F5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.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E-commerce และ Omni-channel เติบโต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O3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เครือสหพัฒน์และ FTA</w:t>
            </w:r>
          </w:p>
        </w:tc>
        <w:tc>
          <w:tcPr>
            <w:tcW w:w="4486" w:type="dxa"/>
          </w:tcPr>
          <w:p w14:paraId="5D7A4FBD" w14:textId="13D6BB12" w:rsidR="00522252" w:rsidRPr="00C6308F" w:rsidRDefault="693C39B4" w:rsidP="00F76518">
            <w:pPr>
              <w:jc w:val="center"/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กลยุทธ์เชิงรุก (SO)</w:t>
            </w:r>
          </w:p>
          <w:p w14:paraId="778A47BE" w14:textId="77777777" w:rsidR="00522252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1.พัฒนาผลิตภัณฑ์สิ่งทอเพื่อสุขภาพและสินค้าที่เป็นมิตรต่อสิ่งแวดล้อม โดยใช้ความร่วมมือกับแบรนด์ระดับโลกและความสามารถด้าน ESG เพื่อจับตลาดที่กำลังเติบโต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(S2,S5,O1)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7A30F62D" w14:textId="77777777" w:rsidR="008D6C76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ขยายการขายผ่าน E-commerce และ Omni-channel โดยใช้กำลังการผลิตและบริการ One Stop Apparel Solution รองรับการขยายตลาด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(S3,S4,O2)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068140F6" w14:textId="684D57DF" w:rsidR="1575D12F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ขยายตลาด OEM/ODM และตลาดส่งออกผ่านความน่าเชื่อถือจากแบรนด์ระดับโลก กำลังการผลิต และเครือข่ายสหพัฒน์/FTA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(S2,S3,S4,O3)</w:t>
            </w:r>
          </w:p>
        </w:tc>
        <w:tc>
          <w:tcPr>
            <w:tcW w:w="6037" w:type="dxa"/>
          </w:tcPr>
          <w:p w14:paraId="4403EA87" w14:textId="0E5A456B" w:rsidR="008D6C76" w:rsidRPr="00C6308F" w:rsidRDefault="693C39B4" w:rsidP="00F76518">
            <w:pPr>
              <w:jc w:val="center"/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กลยุทธ์เชิงแก้ไข (WO)</w:t>
            </w:r>
          </w:p>
          <w:p w14:paraId="2A0758E3" w14:textId="77777777" w:rsidR="008D6C76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ลดการพึ่งพาตลาดแฟชั่นที่แข่งขันด้านราคาสูง โดยพัฒนากลุ่มสินค้าสุขภาพ Functional Apparel และ Eco-friendly Apparel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(W1,O1)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7A4521FF" w14:textId="77777777" w:rsidR="008D6C76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  <w:lang w:bidi="th-TH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ลดการพึ่งพารายได้จากแบรนด์ที่ได้รับสิทธิ์ผลิต โดยขยายลูกค้า OEM/ODM แบรนด์ใหม่ และช่องทางออนไลน์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(W3,O2,O3)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2FB477C3" w14:textId="653C8E0C" w:rsidR="1575D12F" w:rsidRPr="00C6308F" w:rsidRDefault="693C39B4" w:rsidP="1575D12F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ใช้เครือข่ายพันธมิตรและการจัดซื้อร่วมเพื่อเพิ่มอำนาจต่อรองวัตถุดิบและลดผลกระทบจากความผันผวนของต้นทุน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(W2,O3)</w:t>
            </w:r>
          </w:p>
        </w:tc>
      </w:tr>
      <w:tr w:rsidR="51E185C6" w:rsidRPr="00C6308F" w14:paraId="7C800050" w14:textId="77777777" w:rsidTr="0025790F">
        <w:trPr>
          <w:trHeight w:val="300"/>
        </w:trPr>
        <w:tc>
          <w:tcPr>
            <w:tcW w:w="2427" w:type="dxa"/>
          </w:tcPr>
          <w:p w14:paraId="4B9E26B9" w14:textId="2038DE7D" w:rsidR="001B19F5" w:rsidRPr="00F57DB2" w:rsidRDefault="693C39B4" w:rsidP="51E185C6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</w:t>
            </w:r>
            <w:r w:rsidR="001B19F5" w:rsidRPr="00F57DB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:</w:t>
            </w: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อุปสรรคภายนอก </w:t>
            </w:r>
          </w:p>
          <w:p w14:paraId="50C38270" w14:textId="77777777" w:rsidR="00B502DE" w:rsidRPr="00F57DB2" w:rsidRDefault="693C39B4" w:rsidP="51E185C6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T1</w:t>
            </w:r>
            <w:r w:rsidR="00532E4A" w:rsidRPr="00F57DB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.</w:t>
            </w: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สินค้าแฟชั่นราคาถูกจากจีน </w:t>
            </w:r>
          </w:p>
          <w:p w14:paraId="265775AF" w14:textId="77777777" w:rsidR="00F62BBD" w:rsidRPr="00F57DB2" w:rsidRDefault="693C39B4" w:rsidP="51E185C6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T2</w:t>
            </w:r>
            <w:r w:rsidR="00362991" w:rsidRPr="00F57DB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.</w:t>
            </w: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ต้นทุนผลิตและค่าแรงเพิ่มขึ้น</w:t>
            </w:r>
          </w:p>
          <w:p w14:paraId="64849436" w14:textId="77777777" w:rsidR="009F564A" w:rsidRPr="00F57DB2" w:rsidRDefault="693C39B4" w:rsidP="51E185C6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T3</w:t>
            </w:r>
            <w:r w:rsidR="00F62BBD" w:rsidRPr="00F57DB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.</w:t>
            </w: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เศรษฐกิจชะลอตัวและหนี้ครัวเรือนสูง </w:t>
            </w:r>
          </w:p>
          <w:p w14:paraId="6AED6E7F" w14:textId="2C4C6C2F" w:rsidR="693C39B4" w:rsidRPr="00C6308F" w:rsidRDefault="693C39B4" w:rsidP="51E185C6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T4</w:t>
            </w:r>
            <w:r w:rsidR="009F564A" w:rsidRPr="00F57DB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.</w:t>
            </w:r>
            <w:r w:rsidRPr="00F57DB2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กฎระเบียบสิ่งแวดล้อมและการค้าโลก</w:t>
            </w:r>
          </w:p>
        </w:tc>
        <w:tc>
          <w:tcPr>
            <w:tcW w:w="4486" w:type="dxa"/>
          </w:tcPr>
          <w:p w14:paraId="515E0F64" w14:textId="77777777" w:rsidR="00AD032E" w:rsidRDefault="693C39B4" w:rsidP="00AD032E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กลยุทธ์เชิงป้องกัน (ST)</w:t>
            </w:r>
          </w:p>
          <w:p w14:paraId="4FD9DE9A" w14:textId="5B1ED75C" w:rsidR="00357912" w:rsidRDefault="693C39B4" w:rsidP="002138DD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1.หลีกเลี่ยงการแข่งขันด้านราคากับสินค้าราคาถูกจากจีน โดยสร้างความแตกต่างด้วยคุณภาพ การบริการครบวงจร นวัตกรรม และ ESG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(S4,S5,T1)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5E03B006" w14:textId="77777777" w:rsidR="00357912" w:rsidRDefault="693C39B4" w:rsidP="002138DD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เพิ่มประสิทธิภาพการใช้กำลังการผลิต ระบบอัตโนมัติ และการบริหารกระบวนการผลิตเพื่อลดผลกระทบจากต้นทุนและค่าแรงที่สูงขึ้น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(S3,S4,S5,T2)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3A03A626" w14:textId="77777777" w:rsidR="00357912" w:rsidRDefault="693C39B4" w:rsidP="002138DD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3.ใช้ฐานลูกค้าและความสัมพันธ์กับแบรนด์ระดับโลกเพื่อกระจายตลาดไปต่างประเทศ ลดความเสี่ยงจากกำลังซื้อในประเทศที่ชะลอตัว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(S2,S3,T3)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3958858F" w14:textId="49F0E811" w:rsidR="693C39B4" w:rsidRPr="00C6308F" w:rsidRDefault="693C39B4" w:rsidP="002138DD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ใช้นวัตกรรมและ ESG ปรับกระบวนการผลิตให้สอดคล้องกับมาตรฐานสิ่งแวดล้อมและกฎการค้าโลก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(S5,T4)</w:t>
            </w:r>
          </w:p>
        </w:tc>
        <w:tc>
          <w:tcPr>
            <w:tcW w:w="6037" w:type="dxa"/>
          </w:tcPr>
          <w:p w14:paraId="01E4A68C" w14:textId="77777777" w:rsidR="00357912" w:rsidRDefault="693C39B4" w:rsidP="00357912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กลยุทธ์เชิงรับ (WT)</w:t>
            </w:r>
          </w:p>
          <w:p w14:paraId="0060042F" w14:textId="77777777" w:rsidR="00357912" w:rsidRDefault="693C39B4" w:rsidP="51E185C6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1. ควบคุมต้นทุน เพิ่ม Productivity และกระจายแหล่งจัดซื้อวัตถุดิบเพื่อลดความเสี่ยงจากต้นทุนวัตถุดิบและค่าแรงที่เพิ่มขึ้น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(W2,T2)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5FA5A8ED" w14:textId="77777777" w:rsidR="00357912" w:rsidRDefault="693C39B4" w:rsidP="51E185C6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กระจายฐานลูกค้า แบรนด์ และตลาดเพื่อลดการพึ่งพารายได้จากแบรนด์ที่ได้รับสิทธิ์ผลิต และลดผลกระทบจากการแข่งขันสินค้าราคาถูกและภาวะเศรษฐกิจชะลอตัว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(W1,W3,T1,T3)</w:t>
            </w: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 </w:t>
            </w:r>
          </w:p>
          <w:p w14:paraId="12288A42" w14:textId="5119A397" w:rsidR="693C39B4" w:rsidRPr="00C6308F" w:rsidRDefault="693C39B4" w:rsidP="51E185C6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C6308F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วางแผนการลงทุนและการปรับปรุงกระบวนการผลิตเป็นระยะ เพื่อควบคุมต้นทุนและรองรับข้อกำหนดด้านสิ่งแวดล้อมและการค้าโลก </w:t>
            </w:r>
            <w:r w:rsidRPr="00C6308F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(W2,T4)</w:t>
            </w:r>
          </w:p>
        </w:tc>
      </w:tr>
    </w:tbl>
    <w:p w14:paraId="7E50551D" w14:textId="6BA30528" w:rsidR="5720F51C" w:rsidRDefault="5720F51C" w:rsidP="5720F51C">
      <w:pPr>
        <w:spacing w:before="240" w:after="240"/>
        <w:rPr>
          <w:rFonts w:ascii="Times New Roman" w:eastAsia="Times New Roman" w:hAnsi="Times New Roman" w:cs="Times New Roman"/>
        </w:rPr>
      </w:pPr>
    </w:p>
    <w:p w14:paraId="32AF1627" w14:textId="48315701" w:rsidR="009C5B4C" w:rsidRDefault="009C5B4C" w:rsidP="39BBA4FB">
      <w:pPr>
        <w:spacing w:before="240" w:after="240"/>
        <w:rPr>
          <w:rFonts w:ascii="Times New Roman" w:eastAsia="Times New Roman" w:hAnsi="Times New Roman" w:cs="Times New Roman"/>
        </w:rPr>
        <w:sectPr w:rsidR="009C5B4C" w:rsidSect="008800D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089437" w14:textId="72BAE890" w:rsidR="18A5C187" w:rsidRDefault="5DB25F72" w:rsidP="18A5C187"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4.3 ทบทวนวิสัยทัศน์ พันธกิจ และวัตถุประสงค์</w:t>
      </w:r>
    </w:p>
    <w:p w14:paraId="18827CC0" w14:textId="5B7940CA" w:rsidR="18A5C187" w:rsidRDefault="5DB25F72" w:rsidP="5ED46E7D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5ED46E7D">
        <w:rPr>
          <w:rFonts w:ascii="TH SarabunPSK" w:eastAsia="Times New Roman" w:hAnsi="TH SarabunPSK" w:cs="TH SarabunPSK"/>
          <w:sz w:val="32"/>
          <w:szCs w:val="32"/>
        </w:rPr>
        <w:t>จากการพิจารณาวิสัยทัศน์ พันธกิจ และวัตถุประสงค์ของบริษัท ประชาอาภรณ์ จำกัด (มหาชน) ร่วมกับผลการวิเคราะห์ IFAS, EFAS และ SFAS พบว่าบริษัทมีจุดแข็งด้านประสบการณ์ ความร่วมมือกับแบรนด์ระดับโลก กำลังการผลิต การให้บริการแบบ One Stop Apparel Solution และการพัฒนานวัตกรรมอย่างยั่งยืน ขณะเดียวกันยังมีโอกาสจากตลาดสินค้าสุขภาพ สิ่งทอที่เป็นมิตรต่อสิ่งแวดล้อม E-commerce และการขยายตลาดต่างประเทศ</w:t>
      </w:r>
      <w:r w:rsidR="18A5C187">
        <w:br/>
      </w:r>
      <w:r w:rsidRPr="5ED46E7D">
        <w:rPr>
          <w:rFonts w:ascii="TH SarabunPSK" w:eastAsia="Times New Roman" w:hAnsi="TH SarabunPSK" w:cs="TH SarabunPSK"/>
          <w:sz w:val="32"/>
          <w:szCs w:val="32"/>
        </w:rPr>
        <w:t>ดังนั้น บริษัทควรมุ่งพัฒนาผลิตภัณฑ์ที่มีมูลค่าเพิ่ม ใช้เทคโนโลยีเพิ่มประสิทธิภาพการผลิต ขยายช่องทางการขายและตลาดต่างประเทศ พร้อมดำเนินธุรกิจตามแนวทาง ESG เพื่อเพิ่มความสามารถในการแข่งขันและสนับสนุนการเติบโตอย่างยั่งยืนในระยะยาว</w:t>
      </w:r>
    </w:p>
    <w:p w14:paraId="45483775" w14:textId="2FC5C9DA" w:rsidR="18A5C187" w:rsidRDefault="5DB25F72" w:rsidP="18A5C187"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4.4 ทางเลือกเชิงกลยุทธ์ที่นำเสนอ (Strategic Alternatives Recommended Strategies)</w:t>
      </w:r>
    </w:p>
    <w:p w14:paraId="106E9334" w14:textId="01B9CC08" w:rsidR="6A12CEE5" w:rsidRDefault="4DAAFAA8" w:rsidP="5ED46E7D">
      <w:pPr>
        <w:ind w:firstLine="720"/>
      </w:pPr>
      <w:r w:rsidRPr="6EDB5C0A">
        <w:rPr>
          <w:rFonts w:ascii="TH SarabunPSK" w:eastAsia="Times New Roman" w:hAnsi="TH SarabunPSK" w:cs="TH SarabunPSK"/>
          <w:b/>
          <w:bCs/>
          <w:sz w:val="36"/>
          <w:szCs w:val="36"/>
        </w:rPr>
        <w:t>4.4.1 กลยุทธ์ระดับองค์กร (Corporate Strategy)</w:t>
      </w:r>
    </w:p>
    <w:p w14:paraId="087B0736" w14:textId="53D2A427" w:rsidR="4DAAFAA8" w:rsidRDefault="4DAAFAA8" w:rsidP="5ED46E7D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5ED46E7D">
        <w:rPr>
          <w:rFonts w:ascii="TH SarabunPSK" w:eastAsia="Times New Roman" w:hAnsi="TH SarabunPSK" w:cs="TH SarabunPSK"/>
          <w:sz w:val="32"/>
          <w:szCs w:val="32"/>
        </w:rPr>
        <w:t>บริษัทควรใช้ กลยุทธ์การเติบโต (Growth Strategy) โดยมุ่งขยายธุรกิจที่เกี่ยวข้องกับอุตสาหกรรมเดิม เช่น Functional Apparel และ Eco-friendly Apparel พร้อมขยายตลาด OEM/ODM และตลาดต่างประเทศ โดยอาศัยความร่วมมือกับแบรนด์ระดับโลก กำลังการผลิต และความสามารถด้านนวัตกรรมของบริษัท</w:t>
      </w:r>
    </w:p>
    <w:p w14:paraId="2D340AF6" w14:textId="750B068E" w:rsidR="6A12CEE5" w:rsidRDefault="6A12CEE5" w:rsidP="5ED46E7D">
      <w:pPr>
        <w:ind w:firstLine="720"/>
      </w:pPr>
      <w:r w:rsidRPr="6EDB5C0A">
        <w:rPr>
          <w:rFonts w:ascii="TH SarabunPSK" w:eastAsia="Times New Roman" w:hAnsi="TH SarabunPSK" w:cs="TH SarabunPSK"/>
          <w:b/>
          <w:bCs/>
          <w:sz w:val="36"/>
          <w:szCs w:val="36"/>
        </w:rPr>
        <w:t>4.4.2 กลยุทธ์ระดับธุรกิจ (Business Strategy)</w:t>
      </w:r>
    </w:p>
    <w:p w14:paraId="5AD7BA52" w14:textId="0DC3222D" w:rsidR="4DAAFAA8" w:rsidRDefault="4DAAFAA8" w:rsidP="5ED46E7D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5ED46E7D">
        <w:rPr>
          <w:rFonts w:ascii="TH SarabunPSK" w:eastAsia="Times New Roman" w:hAnsi="TH SarabunPSK" w:cs="TH SarabunPSK"/>
          <w:sz w:val="32"/>
          <w:szCs w:val="32"/>
        </w:rPr>
        <w:t>บริษัทควรใช้ กลยุทธ์สร้างความแตกต่าง (Differentiation Strategy) โดยเน้นคุณภาพ มาตรฐานการผลิต นวัตกรรม ESG และบริการแบบ One Stop Apparel Solution เพื่อหลีกเลี่ยงการแข่งขันด้านราคากับสินค้าราคาถูกจากต่างประเทศ</w:t>
      </w:r>
    </w:p>
    <w:p w14:paraId="63D81756" w14:textId="73ADD09F" w:rsidR="6A12CEE5" w:rsidRDefault="6A12CEE5" w:rsidP="5ED46E7D">
      <w:pPr>
        <w:ind w:firstLine="720"/>
      </w:pPr>
      <w:r w:rsidRPr="6EDB5C0A">
        <w:rPr>
          <w:rFonts w:ascii="TH SarabunPSK" w:eastAsia="Times New Roman" w:hAnsi="TH SarabunPSK" w:cs="TH SarabunPSK"/>
          <w:b/>
          <w:bCs/>
          <w:sz w:val="36"/>
          <w:szCs w:val="36"/>
        </w:rPr>
        <w:t>4.4.3 กลยุทธ์ระดับหน้าที่ (Functional Strategy)</w:t>
      </w:r>
    </w:p>
    <w:p w14:paraId="07BDD5CA" w14:textId="0AFBC26C" w:rsidR="6A12CEE5" w:rsidRDefault="4DAAFAA8" w:rsidP="5ED46E7D">
      <w:pPr>
        <w:ind w:firstLine="720"/>
        <w:rPr>
          <w:ins w:id="18" w:author="Komkrit Ponimdang (คมกฤช โพธิ์นิ่มแดง)" w:date="2026-08-17T13:57:00Z" w16du:dateUtc="2026-08-17T13:57:26Z"/>
          <w:rFonts w:ascii="TH SarabunPSK" w:eastAsia="Times New Roman" w:hAnsi="TH SarabunPSK" w:cs="TH SarabunPSK"/>
          <w:sz w:val="28"/>
          <w:szCs w:val="28"/>
        </w:rPr>
      </w:pPr>
      <w:r w:rsidRPr="5ED46E7D">
        <w:rPr>
          <w:rFonts w:ascii="TH SarabunPSK" w:eastAsia="Times New Roman" w:hAnsi="TH SarabunPSK" w:cs="TH SarabunPSK"/>
          <w:sz w:val="32"/>
          <w:szCs w:val="32"/>
        </w:rPr>
        <w:t>บริษัทควรสนับสนุนกลยุทธ์หลักผ่านการขยาย E-commerce และ Omni-channel เพิ่มประสิทธิภาพการผลิต พัฒนาผลิตภัณฑ์ใหม่ ควบคุมต้นทุน พัฒนาบุคลากร และดำเนินงานตามแนวทาง ESG เพื่อเพิ่มความสามารถในการแข่งขันและสร้างการเติบโตอย่างยั่งยืน</w:t>
      </w:r>
    </w:p>
    <w:p w14:paraId="76100C2B" w14:textId="77777777" w:rsidR="009C5B4C" w:rsidRPr="00DF53FB" w:rsidRDefault="009C5B4C" w:rsidP="2CF17D1A">
      <w:pPr>
        <w:pStyle w:val="ListParagraph"/>
        <w:spacing w:before="240" w:after="240"/>
        <w:ind w:left="0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5ED46E7D">
        <w:rPr>
          <w:rFonts w:ascii="TH SarabunPSK" w:eastAsia="Times New Roman" w:hAnsi="TH SarabunPSK" w:cs="TH SarabunPSK"/>
          <w:b/>
          <w:bCs/>
          <w:sz w:val="36"/>
          <w:szCs w:val="36"/>
          <w:cs/>
          <w:lang w:bidi="th-TH"/>
        </w:rPr>
        <w:t xml:space="preserve">แผนปี </w:t>
      </w:r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2570</w:t>
      </w:r>
    </w:p>
    <w:p w14:paraId="60AFD0F8" w14:textId="77777777" w:rsidR="009C5B4C" w:rsidRPr="00DF53FB" w:rsidRDefault="009C5B4C" w:rsidP="0170F044">
      <w:pPr>
        <w:pStyle w:val="ListParagraph"/>
        <w:numPr>
          <w:ilvl w:val="0"/>
          <w:numId w:val="21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กลยุทธ์ด้านการเงิน รัดเข็มขัดและลดต้นทุน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SG&amp;A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ลีนสต็อกสินค้าเพื่อลดเงินจม พร้อมตัดสายการผลิตสินค้าที่มีอัตรากำไรต่ำเพื่อฟื้นฟูสภาพคล่อง</w:t>
      </w:r>
    </w:p>
    <w:p w14:paraId="53F0A3F7" w14:textId="77777777" w:rsidR="009C5B4C" w:rsidRPr="00DF53FB" w:rsidRDefault="009C5B4C" w:rsidP="0170F044">
      <w:pPr>
        <w:pStyle w:val="ListParagraph"/>
        <w:numPr>
          <w:ilvl w:val="0"/>
          <w:numId w:val="21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กลยุทธ์ด้านการผลิต ปรับกระบวนการผลิตเป็นแบบ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Lean Manufacturing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จัดสายการผลิตล็อตเล็ก (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Small-batch)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เพื่อลดของเสียและลดภาระแรงงาน</w:t>
      </w:r>
    </w:p>
    <w:p w14:paraId="51CF2DD2" w14:textId="77777777" w:rsidR="009C5B4C" w:rsidRPr="00DF53FB" w:rsidRDefault="009C5B4C" w:rsidP="0170F044">
      <w:pPr>
        <w:pStyle w:val="ListParagraph"/>
        <w:numPr>
          <w:ilvl w:val="0"/>
          <w:numId w:val="21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กลยุทธ์ด้านการตลาด มุ่งเน้นตลาด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B2B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ยูนิฟอร์มองค์กรและหน่วยงานรัฐที่มีคำสั่งซื้อแน่นอน พร้อมลดการพึ่งพาเคาน์เตอร์ห้างสรรพสินค้าที่มีค่า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GP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สูง</w:t>
      </w:r>
    </w:p>
    <w:p w14:paraId="141DAB22" w14:textId="77777777" w:rsidR="009C5B4C" w:rsidRPr="00DF53FB" w:rsidRDefault="009C5B4C" w:rsidP="0170F044">
      <w:pPr>
        <w:pStyle w:val="ListParagraph"/>
        <w:numPr>
          <w:ilvl w:val="0"/>
          <w:numId w:val="21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กลยุทธ์ด้านการวิจัยและพัฒนา ทำ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Co-Development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ร่วมกับซัพพลายเออร์ในเครือสหพัฒน์เพื่อประหยัดงบ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R&amp;D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โดยเน้นการปรับสูตรผ้าและแพทเทิร์นที่ผลิตง่ายแต่เพิ่มมูลค่าได้ทันที</w:t>
      </w:r>
    </w:p>
    <w:p w14:paraId="513AE2A9" w14:textId="77777777" w:rsidR="009C5B4C" w:rsidRPr="00DF53FB" w:rsidRDefault="009C5B4C" w:rsidP="0170F044">
      <w:pPr>
        <w:pStyle w:val="ListParagraph"/>
        <w:numPr>
          <w:ilvl w:val="0"/>
          <w:numId w:val="21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ด้านการบริหารทรัพยากรมนุษย์ ควบคุมจำนวนพนักงาน (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Headcount Freeze)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และพัฒนาทักษะแรงงานเดิมแบบ </w:t>
      </w:r>
      <w:r w:rsidRPr="13A0BFDC">
        <w:rPr>
          <w:rFonts w:ascii="TH SarabunPSK" w:eastAsia="Times New Roman" w:hAnsi="TH SarabunPSK" w:cs="TH SarabunPSK"/>
          <w:sz w:val="32"/>
          <w:szCs w:val="32"/>
        </w:rPr>
        <w:t xml:space="preserve">Multi-skilling </w:t>
      </w:r>
      <w:r w:rsidRPr="13A0BFD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ให้ทำงานได้หลากหลายหน้าที่เพื่อลดต้นทุนการจ้างงานเพิ่ม</w:t>
      </w:r>
    </w:p>
    <w:p w14:paraId="5B1646C8" w14:textId="77777777" w:rsidR="009C5B4C" w:rsidRPr="00DF53FB" w:rsidRDefault="009C5B4C" w:rsidP="0170F044">
      <w:pPr>
        <w:pStyle w:val="ListParagraph"/>
        <w:spacing w:before="240" w:after="240"/>
        <w:ind w:left="0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5ED46E7D">
        <w:rPr>
          <w:rFonts w:ascii="TH SarabunPSK" w:eastAsia="Times New Roman" w:hAnsi="TH SarabunPSK" w:cs="TH SarabunPSK"/>
          <w:b/>
          <w:bCs/>
          <w:sz w:val="36"/>
          <w:szCs w:val="36"/>
          <w:cs/>
          <w:lang w:bidi="th-TH"/>
        </w:rPr>
        <w:t xml:space="preserve">แผนปี </w:t>
      </w:r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2571</w:t>
      </w:r>
    </w:p>
    <w:p w14:paraId="00A65B40" w14:textId="77777777" w:rsidR="009C5B4C" w:rsidRPr="00DF53FB" w:rsidRDefault="009C5B4C" w:rsidP="0170F04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กลยุทธ์ด้านการเงิน จัดการเครดิตเทอมกับคู่ค้า เร่งชำระหนี้ระยะสั้น และเพิ่มกระแสเงินสดหมุนเวียนให้มีความคล่องตัว</w:t>
      </w:r>
    </w:p>
    <w:p w14:paraId="09074BA5" w14:textId="77777777" w:rsidR="009C5B4C" w:rsidRPr="00DF53FB" w:rsidRDefault="009C5B4C" w:rsidP="0170F04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กลยุทธ์ด้านการผลิต เพิ่มการใช้กำลังการผลิตเดิม (</w:t>
      </w:r>
      <w:r w:rsidRPr="43B5425C">
        <w:rPr>
          <w:rFonts w:ascii="TH SarabunPSK" w:eastAsia="Times New Roman" w:hAnsi="TH SarabunPSK" w:cs="TH SarabunPSK"/>
          <w:sz w:val="32"/>
          <w:szCs w:val="32"/>
        </w:rPr>
        <w:t xml:space="preserve">Capacity Utilization) </w:t>
      </w: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ให้เต็มประสิทธิภาพ โดยคัดเลือกเฉพาะคำสั่งซื้อที่มีอัตรากำไรสูง</w:t>
      </w:r>
    </w:p>
    <w:p w14:paraId="77ED9E8E" w14:textId="77777777" w:rsidR="009C5B4C" w:rsidRPr="00DF53FB" w:rsidRDefault="009C5B4C" w:rsidP="0170F04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กลยุทธ์ด้านการตลาด ผลักดันกลุ่มสินค้าเฉพาะทางมาร์จิ้นสูง เช่น </w:t>
      </w:r>
      <w:r w:rsidRPr="43B5425C">
        <w:rPr>
          <w:rFonts w:ascii="TH SarabunPSK" w:eastAsia="Times New Roman" w:hAnsi="TH SarabunPSK" w:cs="TH SarabunPSK"/>
          <w:sz w:val="32"/>
          <w:szCs w:val="32"/>
        </w:rPr>
        <w:t xml:space="preserve">Medical/PPE Garment </w:t>
      </w: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และเสื้อผ้ากีฬาฟังก์ชันเฉพาะกลุ่ม (</w:t>
      </w:r>
      <w:r w:rsidRPr="43B5425C">
        <w:rPr>
          <w:rFonts w:ascii="TH SarabunPSK" w:eastAsia="Times New Roman" w:hAnsi="TH SarabunPSK" w:cs="TH SarabunPSK"/>
          <w:sz w:val="32"/>
          <w:szCs w:val="32"/>
        </w:rPr>
        <w:t>Activewear)</w:t>
      </w:r>
    </w:p>
    <w:p w14:paraId="71E899F8" w14:textId="77777777" w:rsidR="009C5B4C" w:rsidRPr="00DF53FB" w:rsidRDefault="009C5B4C" w:rsidP="0170F04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กลยุทธ์ด้านการวิจัยและพัฒนา ต่อยอดการรับรองมาตรฐานเดิมที่มี (ฉลากเบอร์ </w:t>
      </w:r>
      <w:r w:rsidRPr="43B5425C">
        <w:rPr>
          <w:rFonts w:ascii="TH SarabunPSK" w:eastAsia="Times New Roman" w:hAnsi="TH SarabunPSK" w:cs="TH SarabunPSK"/>
          <w:sz w:val="32"/>
          <w:szCs w:val="32"/>
        </w:rPr>
        <w:t xml:space="preserve">5, Thailand Textile Tag) </w:t>
      </w:r>
      <w:r w:rsidRPr="43B5425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เพื่อใช้เป็นจุดขายโดยไม่ต้องลงทุนเครื่องจักรใหม่</w:t>
      </w:r>
    </w:p>
    <w:p w14:paraId="0367A261" w14:textId="77777777" w:rsidR="009C5B4C" w:rsidRPr="00DF53FB" w:rsidRDefault="009C5B4C" w:rsidP="0170F044">
      <w:pPr>
        <w:pStyle w:val="ListParagraph"/>
        <w:numPr>
          <w:ilvl w:val="0"/>
          <w:numId w:val="20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1CD872CC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ด</w:t>
      </w:r>
      <w:r w:rsidRPr="6F1A24BA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้านการบริหารทรัพยากรมนุษย์ ปรับโครงสร้างค่าคอมมิชชันฝ่ายขายให้อิงตามกำไรขั้นต้นแทนยอดขาย เพื่อป้องกันการขายตัดราคา</w:t>
      </w:r>
    </w:p>
    <w:p w14:paraId="39CD0A47" w14:textId="77777777" w:rsidR="009C5B4C" w:rsidRPr="00DF53FB" w:rsidRDefault="009C5B4C" w:rsidP="0170F044">
      <w:pPr>
        <w:pStyle w:val="ListParagraph"/>
        <w:spacing w:before="240" w:after="240"/>
        <w:ind w:left="0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5ED46E7D">
        <w:rPr>
          <w:rFonts w:ascii="TH SarabunPSK" w:eastAsia="Times New Roman" w:hAnsi="TH SarabunPSK" w:cs="TH SarabunPSK"/>
          <w:b/>
          <w:bCs/>
          <w:sz w:val="36"/>
          <w:szCs w:val="36"/>
          <w:cs/>
          <w:lang w:bidi="th-TH"/>
        </w:rPr>
        <w:t xml:space="preserve">แผนปี </w:t>
      </w:r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2572</w:t>
      </w:r>
    </w:p>
    <w:p w14:paraId="0A1011A0" w14:textId="77777777" w:rsidR="009C5B4C" w:rsidRPr="00DF53FB" w:rsidRDefault="009C5B4C" w:rsidP="0170F04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กลยุทธ์ด้านการเงิน วางระบบควบคุมเครดิต (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Credit Control)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และการเรียกเก็บเงินสำหรับลูกค้ากลุ่ม 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B2B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เพื่อป้องกันความเสี่ยงหนี้สูญ</w:t>
      </w:r>
    </w:p>
    <w:p w14:paraId="2580D3B6" w14:textId="77777777" w:rsidR="009C5B4C" w:rsidRPr="00DF53FB" w:rsidRDefault="009C5B4C" w:rsidP="0170F04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กลยุทธ์ด้านการผลิต นำระบบกึ่งอัตโนมัติ (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Semi-Automation)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และดิจิทัลพื้นฐานมาช่วยติดตามงานตัดเย็บ เพื่อควบคุมเวลาและลดความผิดพลาดในการผลิต</w:t>
      </w:r>
    </w:p>
    <w:p w14:paraId="5A46A384" w14:textId="77777777" w:rsidR="009C5B4C" w:rsidRPr="00DF53FB" w:rsidRDefault="009C5B4C" w:rsidP="0170F04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กลยุทธ์ด้านการตลาด ขยายช่องทางขายตรงถึงผู้บริโภค (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D2C)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สำหรับ 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House Brand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ผ่าน 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Marketplace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ออนไลน์ (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TikTok Shop, Shopee, Lazada)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เพื่อเพิ่มมาร์จิ้น</w:t>
      </w:r>
    </w:p>
    <w:p w14:paraId="62FBD3D8" w14:textId="77777777" w:rsidR="009C5B4C" w:rsidRPr="00DF53FB" w:rsidRDefault="009C5B4C" w:rsidP="0170F04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กลยุทธ์ด้านการวิจัยและพัฒนา จัดหาเส้นใยรีไซเคิลจากคู่ค้าเพื่อผลิตสินค้ารักษ์โลกตามกระแสนิยม โดยไม่ต้องลงทุนพัฒนาเส้นใยเองตั้งแต่ต้นน้ำ</w:t>
      </w:r>
    </w:p>
    <w:p w14:paraId="71FAFDF3" w14:textId="77777777" w:rsidR="009C5B4C" w:rsidRPr="00DF53FB" w:rsidRDefault="009C5B4C" w:rsidP="0170F044">
      <w:pPr>
        <w:pStyle w:val="ListParagraph"/>
        <w:numPr>
          <w:ilvl w:val="0"/>
          <w:numId w:val="19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ด้านการบริหารทรัพยากรมนุษย์ อบรมทักษะ 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Digital Content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และ </w:t>
      </w:r>
      <w:r w:rsidRPr="25CF3A35">
        <w:rPr>
          <w:rFonts w:ascii="TH SarabunPSK" w:eastAsia="Times New Roman" w:hAnsi="TH SarabunPSK" w:cs="TH SarabunPSK"/>
          <w:sz w:val="32"/>
          <w:szCs w:val="32"/>
        </w:rPr>
        <w:t xml:space="preserve">Live Commerce </w:t>
      </w:r>
      <w:r w:rsidRPr="25CF3A35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ให้ทีมงานภายใน เพื่อรองรับการทำตลาดออนไลน์ด้วยต้นทุนต่ำ</w:t>
      </w:r>
    </w:p>
    <w:p w14:paraId="44ED567A" w14:textId="77777777" w:rsidR="009C5B4C" w:rsidRPr="00DF53FB" w:rsidRDefault="009C5B4C" w:rsidP="0170F044">
      <w:pPr>
        <w:pStyle w:val="ListParagraph"/>
        <w:spacing w:before="240" w:after="240"/>
        <w:ind w:left="0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5ED46E7D">
        <w:rPr>
          <w:rFonts w:ascii="TH SarabunPSK" w:eastAsia="Times New Roman" w:hAnsi="TH SarabunPSK" w:cs="TH SarabunPSK"/>
          <w:b/>
          <w:bCs/>
          <w:sz w:val="36"/>
          <w:szCs w:val="36"/>
          <w:cs/>
          <w:lang w:bidi="th-TH"/>
        </w:rPr>
        <w:t xml:space="preserve">แผนปี </w:t>
      </w:r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2573</w:t>
      </w:r>
    </w:p>
    <w:p w14:paraId="601B6241" w14:textId="77777777" w:rsidR="009C5B4C" w:rsidRPr="00DF53FB" w:rsidRDefault="009C5B4C" w:rsidP="0170F04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กลยุทธ์ด้านการเงิน รักษาอัตรากำไรสุทธิ (</w:t>
      </w:r>
      <w:r w:rsidRPr="4AE54D2B">
        <w:rPr>
          <w:rFonts w:ascii="TH SarabunPSK" w:eastAsia="Times New Roman" w:hAnsi="TH SarabunPSK" w:cs="TH SarabunPSK"/>
          <w:sz w:val="32"/>
          <w:szCs w:val="32"/>
        </w:rPr>
        <w:t xml:space="preserve">Net Margin) </w:t>
      </w: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ให้อยู่ในแดนบวกอย่างสม่ำเสมอ และเริ่มกันเงินสำรองสำหรับซ่อมบำรุงเครื่องจักร</w:t>
      </w:r>
    </w:p>
    <w:p w14:paraId="159552F3" w14:textId="77777777" w:rsidR="009C5B4C" w:rsidRPr="00DF53FB" w:rsidRDefault="009C5B4C" w:rsidP="0170F04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กลยุทธ์ด้านการผลิต รวมศูนย์การผลิตไปยังโรงงานที่มีต้นทุนค่าแรงและโลจิสติกส์คุ้มค่าที่สุด (ลำพูนและปราจีนบุรี)</w:t>
      </w:r>
    </w:p>
    <w:p w14:paraId="1C9BE702" w14:textId="77777777" w:rsidR="009C5B4C" w:rsidRPr="00DF53FB" w:rsidRDefault="009C5B4C" w:rsidP="0170F04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กลยุทธ์ด้านการตลาด ใช้สิทธิประโยชน์ทางภาษี (</w:t>
      </w:r>
      <w:r w:rsidRPr="4AE54D2B">
        <w:rPr>
          <w:rFonts w:ascii="TH SarabunPSK" w:eastAsia="Times New Roman" w:hAnsi="TH SarabunPSK" w:cs="TH SarabunPSK"/>
          <w:sz w:val="32"/>
          <w:szCs w:val="32"/>
        </w:rPr>
        <w:t xml:space="preserve">FTA) </w:t>
      </w: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ขยายตลาดรับจ้างผลิต (</w:t>
      </w:r>
      <w:r w:rsidRPr="4AE54D2B">
        <w:rPr>
          <w:rFonts w:ascii="TH SarabunPSK" w:eastAsia="Times New Roman" w:hAnsi="TH SarabunPSK" w:cs="TH SarabunPSK"/>
          <w:sz w:val="32"/>
          <w:szCs w:val="32"/>
        </w:rPr>
        <w:t xml:space="preserve">OEM) </w:t>
      </w: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ไปยังกลุ่มประเทศอาเซียนที่มีความต้องการสินค้าคุณภาพระดับกลาง-บน</w:t>
      </w:r>
    </w:p>
    <w:p w14:paraId="23F9EA15" w14:textId="77777777" w:rsidR="009C5B4C" w:rsidRPr="00DF53FB" w:rsidRDefault="009C5B4C" w:rsidP="0170F04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กลยุทธ์ด้านการวิจัยและพัฒนา ร่วมมือกับคู่ค้าต่างประเทศในการออกแบบและปรับแต่งดีไซน์ตามสเปก (</w:t>
      </w:r>
      <w:r w:rsidRPr="4AE54D2B">
        <w:rPr>
          <w:rFonts w:ascii="TH SarabunPSK" w:eastAsia="Times New Roman" w:hAnsi="TH SarabunPSK" w:cs="TH SarabunPSK"/>
          <w:sz w:val="32"/>
          <w:szCs w:val="32"/>
        </w:rPr>
        <w:t xml:space="preserve">Co-Design) </w:t>
      </w: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เพื่อลดความเสี่ยงจากการพัฒนาสินค้าเอง</w:t>
      </w:r>
    </w:p>
    <w:p w14:paraId="4595DD81" w14:textId="77777777" w:rsidR="009C5B4C" w:rsidRPr="00DF53FB" w:rsidRDefault="009C5B4C" w:rsidP="0170F044">
      <w:pPr>
        <w:pStyle w:val="ListParagraph"/>
        <w:numPr>
          <w:ilvl w:val="0"/>
          <w:numId w:val="18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ด้านการบริหารทรัพยากรมนุษย์ ส่งเสริมวัฒนธรรมการทำงานแบบเพิ่มผลผลิต (</w:t>
      </w:r>
      <w:r w:rsidRPr="4AE54D2B">
        <w:rPr>
          <w:rFonts w:ascii="TH SarabunPSK" w:eastAsia="Times New Roman" w:hAnsi="TH SarabunPSK" w:cs="TH SarabunPSK"/>
          <w:sz w:val="32"/>
          <w:szCs w:val="32"/>
        </w:rPr>
        <w:t xml:space="preserve">Productivity-Driven) </w:t>
      </w: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เพื่อลดชั่วโมงการทำงานล่วงเวลา (</w:t>
      </w:r>
      <w:r w:rsidRPr="4AE54D2B">
        <w:rPr>
          <w:rFonts w:ascii="TH SarabunPSK" w:eastAsia="Times New Roman" w:hAnsi="TH SarabunPSK" w:cs="TH SarabunPSK"/>
          <w:sz w:val="32"/>
          <w:szCs w:val="32"/>
        </w:rPr>
        <w:t xml:space="preserve">OT) </w:t>
      </w:r>
      <w:r w:rsidRPr="4AE54D2B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ที่ไม่จำเป็น</w:t>
      </w:r>
    </w:p>
    <w:p w14:paraId="215F6858" w14:textId="77777777" w:rsidR="009C5B4C" w:rsidRPr="00DF53FB" w:rsidRDefault="009C5B4C" w:rsidP="0170F044">
      <w:pPr>
        <w:pStyle w:val="ListParagraph"/>
        <w:spacing w:before="240" w:after="240"/>
        <w:ind w:left="0"/>
        <w:rPr>
          <w:rFonts w:ascii="TH SarabunPSK" w:eastAsia="Times New Roman" w:hAnsi="TH SarabunPSK" w:cs="TH SarabunPSK"/>
          <w:b/>
          <w:bCs/>
          <w:sz w:val="36"/>
          <w:szCs w:val="36"/>
        </w:rPr>
      </w:pPr>
      <w:r w:rsidRPr="5ED46E7D">
        <w:rPr>
          <w:rFonts w:ascii="TH SarabunPSK" w:eastAsia="Times New Roman" w:hAnsi="TH SarabunPSK" w:cs="TH SarabunPSK"/>
          <w:b/>
          <w:bCs/>
          <w:sz w:val="36"/>
          <w:szCs w:val="36"/>
          <w:cs/>
          <w:lang w:bidi="th-TH"/>
        </w:rPr>
        <w:t xml:space="preserve">แผนปี </w:t>
      </w:r>
      <w:r w:rsidRPr="5ED46E7D">
        <w:rPr>
          <w:rFonts w:ascii="TH SarabunPSK" w:eastAsia="Times New Roman" w:hAnsi="TH SarabunPSK" w:cs="TH SarabunPSK"/>
          <w:b/>
          <w:bCs/>
          <w:sz w:val="36"/>
          <w:szCs w:val="36"/>
        </w:rPr>
        <w:t>2574</w:t>
      </w:r>
    </w:p>
    <w:p w14:paraId="6432C093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กลยุทธ์ด้านการเงิน เสริมความแข็งแกร่งของงบดุล (</w:t>
      </w:r>
      <w:r w:rsidRPr="40C8D6BD">
        <w:rPr>
          <w:rFonts w:ascii="TH SarabunPSK" w:eastAsia="Times New Roman" w:hAnsi="TH SarabunPSK" w:cs="TH SarabunPSK"/>
          <w:sz w:val="32"/>
          <w:szCs w:val="32"/>
        </w:rPr>
        <w:t xml:space="preserve">Deleveraging) </w:t>
      </w: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เพื่อเตรียมความพร้อมสำหรับนโยบายจ่ายเงินปันผลที่สม่ำเสมอและสร้างความเชื่อมั่นให้นักลงทุน</w:t>
      </w:r>
    </w:p>
    <w:p w14:paraId="0A12A19F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กลยุทธ์ด้านการผลิต บริหารซัพพลายเชนแบบ </w:t>
      </w:r>
      <w:r w:rsidRPr="40C8D6BD">
        <w:rPr>
          <w:rFonts w:ascii="TH SarabunPSK" w:eastAsia="Times New Roman" w:hAnsi="TH SarabunPSK" w:cs="TH SarabunPSK"/>
          <w:sz w:val="32"/>
          <w:szCs w:val="32"/>
        </w:rPr>
        <w:t xml:space="preserve">Just-in-Time </w:t>
      </w: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เพื่อลดการสต็อกผ้าและอุปกรณ์ตกแต่ง ลดภาระดอกเบี้ยและค่าจัดเก็บ</w:t>
      </w:r>
    </w:p>
    <w:p w14:paraId="07CEF88D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กลยุทธ์ด้านการตลาด ตอกย้ำจุดขาย </w:t>
      </w:r>
      <w:r w:rsidRPr="40C8D6BD">
        <w:rPr>
          <w:rFonts w:ascii="TH SarabunPSK" w:eastAsia="Times New Roman" w:hAnsi="TH SarabunPSK" w:cs="TH SarabunPSK"/>
          <w:sz w:val="32"/>
          <w:szCs w:val="32"/>
        </w:rPr>
        <w:t xml:space="preserve">One-Stop Textile Solution </w:t>
      </w: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เพื่อล็อกสัญญาคำสั่งซื้อระยะยาวกับลูกค้าองค์กร</w:t>
      </w:r>
    </w:p>
    <w:p w14:paraId="2A21FE02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กลยุทธ์ด้านการวิจัยและพัฒนา วิจัยกระบวนการผลิตที่เป็นมิตรต่อสิ่งแวดล้อมที่ช่วยลดต้นทุนต่อหน่วย เช่น การลดการใช้น้ำและสารเคมีในสายการผลิต</w:t>
      </w:r>
    </w:p>
    <w:p w14:paraId="751A62D2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ด้านการบริหารทรัพยากรมนุษย์ นำระบบวัดผลงาน (</w:t>
      </w:r>
      <w:r w:rsidRPr="40C8D6BD">
        <w:rPr>
          <w:rFonts w:ascii="TH SarabunPSK" w:eastAsia="Times New Roman" w:hAnsi="TH SarabunPSK" w:cs="TH SarabunPSK"/>
          <w:sz w:val="32"/>
          <w:szCs w:val="32"/>
        </w:rPr>
        <w:t xml:space="preserve">KPIs) </w:t>
      </w:r>
      <w:r w:rsidRPr="40C8D6B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ที่เชื่อมโยงกับผลกำไรจริงของหน่วยงานมาใช้ เพื่อเพิ่มความรับผิดชอบและประสิทธิภาพการทำงาน</w:t>
      </w:r>
    </w:p>
    <w:p w14:paraId="104E192A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 w:hint="cs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</w:rPr>
        <w:t>ด้านการเงิน:</w:t>
      </w:r>
      <w:r w:rsidRPr="00DF53FB">
        <w:rPr>
          <w:rFonts w:ascii="TH SarabunPSK" w:eastAsia="Times New Roman" w:hAnsi="TH SarabunPSK" w:cs="TH SarabunPSK" w:hint="cs"/>
          <w:sz w:val="32"/>
          <w:szCs w:val="32"/>
        </w:rPr>
        <w:t xml:space="preserve"> วางแผนความร่วมมือทางธุรกิจ (Joint Venture) หรือการร่วมทุนในธุรกิจเทคโนโลยีสิ่งทอเพื่อสร้างการเติบโตแบบก้าวกระโดด</w:t>
      </w:r>
    </w:p>
    <w:p w14:paraId="1F2811F0" w14:textId="77777777" w:rsidR="009C5B4C" w:rsidRPr="00DF53FB" w:rsidRDefault="009C5B4C" w:rsidP="614963BC">
      <w:pPr>
        <w:pStyle w:val="ListParagraph"/>
        <w:numPr>
          <w:ilvl w:val="0"/>
          <w:numId w:val="22"/>
        </w:numPr>
        <w:spacing w:before="240" w:after="240"/>
        <w:rPr>
          <w:rFonts w:ascii="TH SarabunPSK" w:eastAsia="Times New Roman" w:hAnsi="TH SarabunPSK" w:cs="TH SarabunPSK" w:hint="cs"/>
          <w:sz w:val="32"/>
          <w:szCs w:val="32"/>
        </w:rPr>
      </w:pPr>
      <w:r w:rsidRPr="40C8D6BD">
        <w:rPr>
          <w:rFonts w:ascii="TH SarabunPSK" w:eastAsia="Times New Roman" w:hAnsi="TH SarabunPSK" w:cs="TH SarabunPSK"/>
          <w:sz w:val="32"/>
          <w:szCs w:val="32"/>
        </w:rPr>
        <w:t>ด้านการวิจัยและพัฒนา:</w:t>
      </w:r>
      <w:r w:rsidRPr="00DF53FB">
        <w:rPr>
          <w:rFonts w:ascii="TH SarabunPSK" w:eastAsia="Times New Roman" w:hAnsi="TH SarabunPSK" w:cs="TH SarabunPSK" w:hint="cs"/>
          <w:sz w:val="32"/>
          <w:szCs w:val="32"/>
        </w:rPr>
        <w:t xml:space="preserve"> จดสิทธิบัตรและพัฒนาทรัพย์สินทางปัญญา (IP) ด้านเทคโนโลยีสิ่งทอคุณสมบัติเฉพาะของบริษัท เพื่อสร้างความได้เปรียบทางการแข่งขันอย่างยั่งยืนในระยะยาว</w:t>
      </w:r>
    </w:p>
    <w:p w14:paraId="7C02168E" w14:textId="77777777" w:rsidR="56CBF439" w:rsidRDefault="56CBF439" w:rsidP="39BBA4FB">
      <w:pPr>
        <w:spacing w:before="240" w:after="240"/>
        <w:rPr>
          <w:rFonts w:ascii="Times New Roman" w:eastAsia="Times New Roman" w:hAnsi="Times New Roman" w:cs="Times New Roman"/>
        </w:rPr>
      </w:pPr>
    </w:p>
    <w:sectPr w:rsidR="56CBF439" w:rsidSect="009C5B4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B58C" w14:textId="77777777" w:rsidR="002366FA" w:rsidRDefault="002366FA" w:rsidP="008C514E">
      <w:pPr>
        <w:spacing w:after="0" w:line="240" w:lineRule="auto"/>
      </w:pPr>
      <w:r>
        <w:separator/>
      </w:r>
    </w:p>
  </w:endnote>
  <w:endnote w:type="continuationSeparator" w:id="0">
    <w:p w14:paraId="486FC7D3" w14:textId="77777777" w:rsidR="002366FA" w:rsidRDefault="002366FA" w:rsidP="008C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Browallia New">
    <w:altName w:val="Leelawadee UI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F5B69D" w14:paraId="7FAFAAB1" w14:textId="77777777" w:rsidTr="10F5B69D">
      <w:trPr>
        <w:trHeight w:val="300"/>
      </w:trPr>
      <w:tc>
        <w:tcPr>
          <w:tcW w:w="3120" w:type="dxa"/>
        </w:tcPr>
        <w:p w14:paraId="16C0295B" w14:textId="0FCBE0F7" w:rsidR="10F5B69D" w:rsidRDefault="10F5B69D" w:rsidP="10F5B69D">
          <w:pPr>
            <w:pStyle w:val="Header"/>
            <w:ind w:left="-115"/>
          </w:pPr>
        </w:p>
      </w:tc>
      <w:tc>
        <w:tcPr>
          <w:tcW w:w="3120" w:type="dxa"/>
        </w:tcPr>
        <w:p w14:paraId="0C6739A8" w14:textId="7345B02C" w:rsidR="10F5B69D" w:rsidRDefault="10F5B69D" w:rsidP="10F5B69D">
          <w:pPr>
            <w:pStyle w:val="Header"/>
            <w:jc w:val="center"/>
          </w:pPr>
        </w:p>
      </w:tc>
      <w:tc>
        <w:tcPr>
          <w:tcW w:w="3120" w:type="dxa"/>
        </w:tcPr>
        <w:p w14:paraId="4DB26748" w14:textId="3F332BC7" w:rsidR="10F5B69D" w:rsidRDefault="10F5B69D" w:rsidP="10F5B69D">
          <w:pPr>
            <w:pStyle w:val="Header"/>
            <w:ind w:right="-115"/>
            <w:jc w:val="right"/>
          </w:pPr>
        </w:p>
      </w:tc>
    </w:tr>
  </w:tbl>
  <w:p w14:paraId="28B1E1B3" w14:textId="445D8C0C" w:rsidR="008C514E" w:rsidRDefault="008C5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F0A81" w14:textId="77777777" w:rsidR="002366FA" w:rsidRDefault="002366FA" w:rsidP="008C514E">
      <w:pPr>
        <w:spacing w:after="0" w:line="240" w:lineRule="auto"/>
      </w:pPr>
      <w:r>
        <w:separator/>
      </w:r>
    </w:p>
  </w:footnote>
  <w:footnote w:type="continuationSeparator" w:id="0">
    <w:p w14:paraId="0B801594" w14:textId="77777777" w:rsidR="002366FA" w:rsidRDefault="002366FA" w:rsidP="008C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F5B69D" w14:paraId="36DB1E2E" w14:textId="77777777" w:rsidTr="10F5B69D">
      <w:trPr>
        <w:trHeight w:val="300"/>
      </w:trPr>
      <w:tc>
        <w:tcPr>
          <w:tcW w:w="3120" w:type="dxa"/>
        </w:tcPr>
        <w:p w14:paraId="60026AC8" w14:textId="5233E4EC" w:rsidR="10F5B69D" w:rsidRDefault="10F5B69D" w:rsidP="10F5B69D">
          <w:pPr>
            <w:pStyle w:val="Header"/>
            <w:ind w:left="-115"/>
          </w:pPr>
        </w:p>
      </w:tc>
      <w:tc>
        <w:tcPr>
          <w:tcW w:w="3120" w:type="dxa"/>
        </w:tcPr>
        <w:p w14:paraId="6A092893" w14:textId="44E56D6F" w:rsidR="10F5B69D" w:rsidRDefault="10F5B69D" w:rsidP="10F5B69D">
          <w:pPr>
            <w:pStyle w:val="Header"/>
            <w:jc w:val="center"/>
          </w:pPr>
        </w:p>
      </w:tc>
      <w:tc>
        <w:tcPr>
          <w:tcW w:w="3120" w:type="dxa"/>
        </w:tcPr>
        <w:p w14:paraId="002CBD93" w14:textId="7748617F" w:rsidR="10F5B69D" w:rsidRDefault="10F5B69D" w:rsidP="10F5B69D">
          <w:pPr>
            <w:pStyle w:val="Header"/>
            <w:ind w:right="-115"/>
            <w:jc w:val="right"/>
          </w:pPr>
        </w:p>
      </w:tc>
    </w:tr>
  </w:tbl>
  <w:p w14:paraId="08E30DBA" w14:textId="368145D7" w:rsidR="008C514E" w:rsidRDefault="008C51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338"/>
    <w:multiLevelType w:val="multilevel"/>
    <w:tmpl w:val="BFA6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8D508"/>
    <w:multiLevelType w:val="hybridMultilevel"/>
    <w:tmpl w:val="FFFFFFFF"/>
    <w:lvl w:ilvl="0" w:tplc="01624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A1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45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D6B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8A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0A6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247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B2D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E4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73FA"/>
    <w:multiLevelType w:val="hybridMultilevel"/>
    <w:tmpl w:val="FFFFFFFF"/>
    <w:lvl w:ilvl="0" w:tplc="96FCE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A49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40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22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8E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58E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E5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88C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8C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BF3B8"/>
    <w:multiLevelType w:val="hybridMultilevel"/>
    <w:tmpl w:val="FFFFFFFF"/>
    <w:lvl w:ilvl="0" w:tplc="3586C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E68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0E6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CA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6D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2F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D4B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85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C5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77B12"/>
    <w:multiLevelType w:val="hybridMultilevel"/>
    <w:tmpl w:val="FFFFFFFF"/>
    <w:lvl w:ilvl="0" w:tplc="50309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D05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02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40C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EE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68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A4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826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26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B0F74"/>
    <w:multiLevelType w:val="hybridMultilevel"/>
    <w:tmpl w:val="FFFFFFFF"/>
    <w:lvl w:ilvl="0" w:tplc="F4F01D36">
      <w:start w:val="1"/>
      <w:numFmt w:val="decimal"/>
      <w:lvlText w:val="%1."/>
      <w:lvlJc w:val="left"/>
      <w:pPr>
        <w:ind w:left="720" w:hanging="360"/>
      </w:pPr>
    </w:lvl>
    <w:lvl w:ilvl="1" w:tplc="0096D304">
      <w:start w:val="1"/>
      <w:numFmt w:val="lowerLetter"/>
      <w:lvlText w:val="%2."/>
      <w:lvlJc w:val="left"/>
      <w:pPr>
        <w:ind w:left="1440" w:hanging="360"/>
      </w:pPr>
    </w:lvl>
    <w:lvl w:ilvl="2" w:tplc="FB3CB0F8">
      <w:start w:val="1"/>
      <w:numFmt w:val="lowerRoman"/>
      <w:lvlText w:val="%3."/>
      <w:lvlJc w:val="right"/>
      <w:pPr>
        <w:ind w:left="2160" w:hanging="180"/>
      </w:pPr>
    </w:lvl>
    <w:lvl w:ilvl="3" w:tplc="C9BCAB1A">
      <w:start w:val="1"/>
      <w:numFmt w:val="decimal"/>
      <w:lvlText w:val="%4."/>
      <w:lvlJc w:val="left"/>
      <w:pPr>
        <w:ind w:left="2880" w:hanging="360"/>
      </w:pPr>
    </w:lvl>
    <w:lvl w:ilvl="4" w:tplc="766EFCA2">
      <w:start w:val="1"/>
      <w:numFmt w:val="lowerLetter"/>
      <w:lvlText w:val="%5."/>
      <w:lvlJc w:val="left"/>
      <w:pPr>
        <w:ind w:left="3600" w:hanging="360"/>
      </w:pPr>
    </w:lvl>
    <w:lvl w:ilvl="5" w:tplc="626E8AD2">
      <w:start w:val="1"/>
      <w:numFmt w:val="lowerRoman"/>
      <w:lvlText w:val="%6."/>
      <w:lvlJc w:val="right"/>
      <w:pPr>
        <w:ind w:left="4320" w:hanging="180"/>
      </w:pPr>
    </w:lvl>
    <w:lvl w:ilvl="6" w:tplc="13ACF14E">
      <w:start w:val="1"/>
      <w:numFmt w:val="decimal"/>
      <w:lvlText w:val="%7."/>
      <w:lvlJc w:val="left"/>
      <w:pPr>
        <w:ind w:left="5040" w:hanging="360"/>
      </w:pPr>
    </w:lvl>
    <w:lvl w:ilvl="7" w:tplc="F296198A">
      <w:start w:val="1"/>
      <w:numFmt w:val="lowerLetter"/>
      <w:lvlText w:val="%8."/>
      <w:lvlJc w:val="left"/>
      <w:pPr>
        <w:ind w:left="5760" w:hanging="360"/>
      </w:pPr>
    </w:lvl>
    <w:lvl w:ilvl="8" w:tplc="24121F4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F6752"/>
    <w:multiLevelType w:val="multilevel"/>
    <w:tmpl w:val="E258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48098"/>
    <w:multiLevelType w:val="hybridMultilevel"/>
    <w:tmpl w:val="FFFFFFFF"/>
    <w:lvl w:ilvl="0" w:tplc="205A8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CC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A9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0A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24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4B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A5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2F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A43EF"/>
    <w:multiLevelType w:val="hybridMultilevel"/>
    <w:tmpl w:val="FFFFFFFF"/>
    <w:lvl w:ilvl="0" w:tplc="C9FA1380">
      <w:start w:val="1"/>
      <w:numFmt w:val="decimal"/>
      <w:lvlText w:val="%1."/>
      <w:lvlJc w:val="left"/>
      <w:pPr>
        <w:ind w:left="720" w:hanging="360"/>
      </w:pPr>
    </w:lvl>
    <w:lvl w:ilvl="1" w:tplc="5BF400F8">
      <w:start w:val="1"/>
      <w:numFmt w:val="lowerLetter"/>
      <w:lvlText w:val="%2."/>
      <w:lvlJc w:val="left"/>
      <w:pPr>
        <w:ind w:left="1440" w:hanging="360"/>
      </w:pPr>
    </w:lvl>
    <w:lvl w:ilvl="2" w:tplc="9A48487C">
      <w:start w:val="1"/>
      <w:numFmt w:val="lowerRoman"/>
      <w:lvlText w:val="%3."/>
      <w:lvlJc w:val="right"/>
      <w:pPr>
        <w:ind w:left="2160" w:hanging="180"/>
      </w:pPr>
    </w:lvl>
    <w:lvl w:ilvl="3" w:tplc="54CCA47A">
      <w:start w:val="1"/>
      <w:numFmt w:val="decimal"/>
      <w:lvlText w:val="%4."/>
      <w:lvlJc w:val="left"/>
      <w:pPr>
        <w:ind w:left="2880" w:hanging="360"/>
      </w:pPr>
    </w:lvl>
    <w:lvl w:ilvl="4" w:tplc="7EBA0286">
      <w:start w:val="1"/>
      <w:numFmt w:val="lowerLetter"/>
      <w:lvlText w:val="%5."/>
      <w:lvlJc w:val="left"/>
      <w:pPr>
        <w:ind w:left="3600" w:hanging="360"/>
      </w:pPr>
    </w:lvl>
    <w:lvl w:ilvl="5" w:tplc="05FE4452">
      <w:start w:val="1"/>
      <w:numFmt w:val="lowerRoman"/>
      <w:lvlText w:val="%6."/>
      <w:lvlJc w:val="right"/>
      <w:pPr>
        <w:ind w:left="4320" w:hanging="180"/>
      </w:pPr>
    </w:lvl>
    <w:lvl w:ilvl="6" w:tplc="5FCEEFAE">
      <w:start w:val="1"/>
      <w:numFmt w:val="decimal"/>
      <w:lvlText w:val="%7."/>
      <w:lvlJc w:val="left"/>
      <w:pPr>
        <w:ind w:left="5040" w:hanging="360"/>
      </w:pPr>
    </w:lvl>
    <w:lvl w:ilvl="7" w:tplc="7F6CD84C">
      <w:start w:val="1"/>
      <w:numFmt w:val="lowerLetter"/>
      <w:lvlText w:val="%8."/>
      <w:lvlJc w:val="left"/>
      <w:pPr>
        <w:ind w:left="5760" w:hanging="360"/>
      </w:pPr>
    </w:lvl>
    <w:lvl w:ilvl="8" w:tplc="86B44A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41AB1"/>
    <w:multiLevelType w:val="multilevel"/>
    <w:tmpl w:val="55B0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E5530"/>
    <w:multiLevelType w:val="hybridMultilevel"/>
    <w:tmpl w:val="FFFFFFFF"/>
    <w:lvl w:ilvl="0" w:tplc="FBFCA85E">
      <w:start w:val="1"/>
      <w:numFmt w:val="decimal"/>
      <w:lvlText w:val="%1."/>
      <w:lvlJc w:val="left"/>
      <w:pPr>
        <w:ind w:left="720" w:hanging="360"/>
      </w:pPr>
    </w:lvl>
    <w:lvl w:ilvl="1" w:tplc="CCFA0848">
      <w:start w:val="1"/>
      <w:numFmt w:val="lowerLetter"/>
      <w:lvlText w:val="%2."/>
      <w:lvlJc w:val="left"/>
      <w:pPr>
        <w:ind w:left="1440" w:hanging="360"/>
      </w:pPr>
    </w:lvl>
    <w:lvl w:ilvl="2" w:tplc="058E88BE">
      <w:start w:val="1"/>
      <w:numFmt w:val="lowerRoman"/>
      <w:lvlText w:val="%3."/>
      <w:lvlJc w:val="right"/>
      <w:pPr>
        <w:ind w:left="2160" w:hanging="180"/>
      </w:pPr>
    </w:lvl>
    <w:lvl w:ilvl="3" w:tplc="433014E0">
      <w:start w:val="1"/>
      <w:numFmt w:val="decimal"/>
      <w:lvlText w:val="%4."/>
      <w:lvlJc w:val="left"/>
      <w:pPr>
        <w:ind w:left="2880" w:hanging="360"/>
      </w:pPr>
    </w:lvl>
    <w:lvl w:ilvl="4" w:tplc="3D1CA624">
      <w:start w:val="1"/>
      <w:numFmt w:val="lowerLetter"/>
      <w:lvlText w:val="%5."/>
      <w:lvlJc w:val="left"/>
      <w:pPr>
        <w:ind w:left="3600" w:hanging="360"/>
      </w:pPr>
    </w:lvl>
    <w:lvl w:ilvl="5" w:tplc="4A9E01E8">
      <w:start w:val="1"/>
      <w:numFmt w:val="lowerRoman"/>
      <w:lvlText w:val="%6."/>
      <w:lvlJc w:val="right"/>
      <w:pPr>
        <w:ind w:left="4320" w:hanging="180"/>
      </w:pPr>
    </w:lvl>
    <w:lvl w:ilvl="6" w:tplc="921830C2">
      <w:start w:val="1"/>
      <w:numFmt w:val="decimal"/>
      <w:lvlText w:val="%7."/>
      <w:lvlJc w:val="left"/>
      <w:pPr>
        <w:ind w:left="5040" w:hanging="360"/>
      </w:pPr>
    </w:lvl>
    <w:lvl w:ilvl="7" w:tplc="EACE9B3A">
      <w:start w:val="1"/>
      <w:numFmt w:val="lowerLetter"/>
      <w:lvlText w:val="%8."/>
      <w:lvlJc w:val="left"/>
      <w:pPr>
        <w:ind w:left="5760" w:hanging="360"/>
      </w:pPr>
    </w:lvl>
    <w:lvl w:ilvl="8" w:tplc="6CDE150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44237"/>
    <w:multiLevelType w:val="hybridMultilevel"/>
    <w:tmpl w:val="FFFFFFFF"/>
    <w:lvl w:ilvl="0" w:tplc="54DE5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F6A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2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6A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0E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ECD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46D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8F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EB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4D11B"/>
    <w:multiLevelType w:val="hybridMultilevel"/>
    <w:tmpl w:val="FFFFFFFF"/>
    <w:lvl w:ilvl="0" w:tplc="CC8ED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B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C1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0E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C5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43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6A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80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2F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0674E"/>
    <w:multiLevelType w:val="hybridMultilevel"/>
    <w:tmpl w:val="FFFFFFFF"/>
    <w:lvl w:ilvl="0" w:tplc="9EEE87E4">
      <w:start w:val="1"/>
      <w:numFmt w:val="decimal"/>
      <w:lvlText w:val="%1."/>
      <w:lvlJc w:val="left"/>
      <w:pPr>
        <w:ind w:left="720" w:hanging="360"/>
      </w:pPr>
    </w:lvl>
    <w:lvl w:ilvl="1" w:tplc="9656C822">
      <w:start w:val="1"/>
      <w:numFmt w:val="lowerLetter"/>
      <w:lvlText w:val="%2."/>
      <w:lvlJc w:val="left"/>
      <w:pPr>
        <w:ind w:left="1440" w:hanging="360"/>
      </w:pPr>
    </w:lvl>
    <w:lvl w:ilvl="2" w:tplc="51909532">
      <w:start w:val="1"/>
      <w:numFmt w:val="lowerRoman"/>
      <w:lvlText w:val="%3."/>
      <w:lvlJc w:val="right"/>
      <w:pPr>
        <w:ind w:left="2160" w:hanging="180"/>
      </w:pPr>
    </w:lvl>
    <w:lvl w:ilvl="3" w:tplc="276A506E">
      <w:start w:val="1"/>
      <w:numFmt w:val="decimal"/>
      <w:lvlText w:val="%4."/>
      <w:lvlJc w:val="left"/>
      <w:pPr>
        <w:ind w:left="2880" w:hanging="360"/>
      </w:pPr>
    </w:lvl>
    <w:lvl w:ilvl="4" w:tplc="DD92DD9E">
      <w:start w:val="1"/>
      <w:numFmt w:val="lowerLetter"/>
      <w:lvlText w:val="%5."/>
      <w:lvlJc w:val="left"/>
      <w:pPr>
        <w:ind w:left="3600" w:hanging="360"/>
      </w:pPr>
    </w:lvl>
    <w:lvl w:ilvl="5" w:tplc="8774F81A">
      <w:start w:val="1"/>
      <w:numFmt w:val="lowerRoman"/>
      <w:lvlText w:val="%6."/>
      <w:lvlJc w:val="right"/>
      <w:pPr>
        <w:ind w:left="4320" w:hanging="180"/>
      </w:pPr>
    </w:lvl>
    <w:lvl w:ilvl="6" w:tplc="C694B524">
      <w:start w:val="1"/>
      <w:numFmt w:val="decimal"/>
      <w:lvlText w:val="%7."/>
      <w:lvlJc w:val="left"/>
      <w:pPr>
        <w:ind w:left="5040" w:hanging="360"/>
      </w:pPr>
    </w:lvl>
    <w:lvl w:ilvl="7" w:tplc="D0FE373C">
      <w:start w:val="1"/>
      <w:numFmt w:val="lowerLetter"/>
      <w:lvlText w:val="%8."/>
      <w:lvlJc w:val="left"/>
      <w:pPr>
        <w:ind w:left="5760" w:hanging="360"/>
      </w:pPr>
    </w:lvl>
    <w:lvl w:ilvl="8" w:tplc="537C4A5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61FB0"/>
    <w:multiLevelType w:val="multilevel"/>
    <w:tmpl w:val="B148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13555"/>
    <w:multiLevelType w:val="hybridMultilevel"/>
    <w:tmpl w:val="FFFFFFFF"/>
    <w:lvl w:ilvl="0" w:tplc="10C4912C">
      <w:start w:val="1"/>
      <w:numFmt w:val="decimal"/>
      <w:lvlText w:val="%1."/>
      <w:lvlJc w:val="left"/>
      <w:pPr>
        <w:ind w:left="720" w:hanging="360"/>
      </w:pPr>
    </w:lvl>
    <w:lvl w:ilvl="1" w:tplc="E56C1D20">
      <w:start w:val="1"/>
      <w:numFmt w:val="lowerLetter"/>
      <w:lvlText w:val="%2."/>
      <w:lvlJc w:val="left"/>
      <w:pPr>
        <w:ind w:left="1440" w:hanging="360"/>
      </w:pPr>
    </w:lvl>
    <w:lvl w:ilvl="2" w:tplc="BF26C49E">
      <w:start w:val="1"/>
      <w:numFmt w:val="lowerRoman"/>
      <w:lvlText w:val="%3."/>
      <w:lvlJc w:val="right"/>
      <w:pPr>
        <w:ind w:left="2160" w:hanging="180"/>
      </w:pPr>
    </w:lvl>
    <w:lvl w:ilvl="3" w:tplc="99A02764">
      <w:start w:val="1"/>
      <w:numFmt w:val="decimal"/>
      <w:lvlText w:val="%4."/>
      <w:lvlJc w:val="left"/>
      <w:pPr>
        <w:ind w:left="2880" w:hanging="360"/>
      </w:pPr>
    </w:lvl>
    <w:lvl w:ilvl="4" w:tplc="6ED08E90">
      <w:start w:val="1"/>
      <w:numFmt w:val="lowerLetter"/>
      <w:lvlText w:val="%5."/>
      <w:lvlJc w:val="left"/>
      <w:pPr>
        <w:ind w:left="3600" w:hanging="360"/>
      </w:pPr>
    </w:lvl>
    <w:lvl w:ilvl="5" w:tplc="9CE21168">
      <w:start w:val="1"/>
      <w:numFmt w:val="lowerRoman"/>
      <w:lvlText w:val="%6."/>
      <w:lvlJc w:val="right"/>
      <w:pPr>
        <w:ind w:left="4320" w:hanging="180"/>
      </w:pPr>
    </w:lvl>
    <w:lvl w:ilvl="6" w:tplc="FF32D20A">
      <w:start w:val="1"/>
      <w:numFmt w:val="decimal"/>
      <w:lvlText w:val="%7."/>
      <w:lvlJc w:val="left"/>
      <w:pPr>
        <w:ind w:left="5040" w:hanging="360"/>
      </w:pPr>
    </w:lvl>
    <w:lvl w:ilvl="7" w:tplc="728E2BD8">
      <w:start w:val="1"/>
      <w:numFmt w:val="lowerLetter"/>
      <w:lvlText w:val="%8."/>
      <w:lvlJc w:val="left"/>
      <w:pPr>
        <w:ind w:left="5760" w:hanging="360"/>
      </w:pPr>
    </w:lvl>
    <w:lvl w:ilvl="8" w:tplc="89FCF52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8BBF6"/>
    <w:multiLevelType w:val="hybridMultilevel"/>
    <w:tmpl w:val="FFFFFFFF"/>
    <w:lvl w:ilvl="0" w:tplc="A7669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8E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4E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4A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AF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44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28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803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695BEB"/>
    <w:multiLevelType w:val="hybridMultilevel"/>
    <w:tmpl w:val="FFFFFFFF"/>
    <w:lvl w:ilvl="0" w:tplc="3A842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42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7C6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2D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6C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C6E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CA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6B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AD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74649"/>
    <w:multiLevelType w:val="multilevel"/>
    <w:tmpl w:val="64BE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2B53E"/>
    <w:multiLevelType w:val="hybridMultilevel"/>
    <w:tmpl w:val="FFFFFFFF"/>
    <w:lvl w:ilvl="0" w:tplc="7B561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0F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CD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4EF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2C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08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649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A4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87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3D141D"/>
    <w:multiLevelType w:val="hybridMultilevel"/>
    <w:tmpl w:val="FFFFFFFF"/>
    <w:lvl w:ilvl="0" w:tplc="A87E8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8E5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47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2B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45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10F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CC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9EA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6B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787EC"/>
    <w:multiLevelType w:val="hybridMultilevel"/>
    <w:tmpl w:val="FFFFFFFF"/>
    <w:lvl w:ilvl="0" w:tplc="0A7A5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6625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A6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0E64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02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89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DC6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AB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758623">
    <w:abstractNumId w:val="11"/>
  </w:num>
  <w:num w:numId="2" w16cid:durableId="1178276020">
    <w:abstractNumId w:val="21"/>
  </w:num>
  <w:num w:numId="3" w16cid:durableId="1260597526">
    <w:abstractNumId w:val="2"/>
  </w:num>
  <w:num w:numId="4" w16cid:durableId="16397627">
    <w:abstractNumId w:val="1"/>
  </w:num>
  <w:num w:numId="5" w16cid:durableId="1776049534">
    <w:abstractNumId w:val="16"/>
  </w:num>
  <w:num w:numId="6" w16cid:durableId="2004772307">
    <w:abstractNumId w:val="3"/>
  </w:num>
  <w:num w:numId="7" w16cid:durableId="2037465299">
    <w:abstractNumId w:val="4"/>
  </w:num>
  <w:num w:numId="8" w16cid:durableId="465394871">
    <w:abstractNumId w:val="12"/>
  </w:num>
  <w:num w:numId="9" w16cid:durableId="55394609">
    <w:abstractNumId w:val="20"/>
  </w:num>
  <w:num w:numId="10" w16cid:durableId="799416162">
    <w:abstractNumId w:val="19"/>
  </w:num>
  <w:num w:numId="11" w16cid:durableId="800003379">
    <w:abstractNumId w:val="7"/>
  </w:num>
  <w:num w:numId="12" w16cid:durableId="849877941">
    <w:abstractNumId w:val="17"/>
  </w:num>
  <w:num w:numId="13" w16cid:durableId="1138185640">
    <w:abstractNumId w:val="6"/>
  </w:num>
  <w:num w:numId="14" w16cid:durableId="1971279396">
    <w:abstractNumId w:val="14"/>
  </w:num>
  <w:num w:numId="15" w16cid:durableId="1343119150">
    <w:abstractNumId w:val="18"/>
  </w:num>
  <w:num w:numId="16" w16cid:durableId="24645265">
    <w:abstractNumId w:val="9"/>
  </w:num>
  <w:num w:numId="17" w16cid:durableId="905379934">
    <w:abstractNumId w:val="0"/>
  </w:num>
  <w:num w:numId="18" w16cid:durableId="2074695382">
    <w:abstractNumId w:val="10"/>
  </w:num>
  <w:num w:numId="19" w16cid:durableId="607735327">
    <w:abstractNumId w:val="8"/>
  </w:num>
  <w:num w:numId="20" w16cid:durableId="153226125">
    <w:abstractNumId w:val="5"/>
  </w:num>
  <w:num w:numId="21" w16cid:durableId="32654301">
    <w:abstractNumId w:val="15"/>
  </w:num>
  <w:num w:numId="22" w16cid:durableId="8632061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8D0A98"/>
    <w:rsid w:val="000213FE"/>
    <w:rsid w:val="00032A87"/>
    <w:rsid w:val="00040574"/>
    <w:rsid w:val="00042F0A"/>
    <w:rsid w:val="00055EE2"/>
    <w:rsid w:val="00084A7E"/>
    <w:rsid w:val="000909E9"/>
    <w:rsid w:val="00096FCE"/>
    <w:rsid w:val="000A25BB"/>
    <w:rsid w:val="000A3F5B"/>
    <w:rsid w:val="000B2440"/>
    <w:rsid w:val="000C5BA5"/>
    <w:rsid w:val="000D1342"/>
    <w:rsid w:val="000F3B6B"/>
    <w:rsid w:val="001008B6"/>
    <w:rsid w:val="00103629"/>
    <w:rsid w:val="00105059"/>
    <w:rsid w:val="00113C0B"/>
    <w:rsid w:val="00114DE4"/>
    <w:rsid w:val="001218AE"/>
    <w:rsid w:val="00123CF8"/>
    <w:rsid w:val="00136A92"/>
    <w:rsid w:val="00151D8B"/>
    <w:rsid w:val="0016503B"/>
    <w:rsid w:val="00166D59"/>
    <w:rsid w:val="0017276B"/>
    <w:rsid w:val="00183F97"/>
    <w:rsid w:val="00193FA1"/>
    <w:rsid w:val="001B19F5"/>
    <w:rsid w:val="001C3134"/>
    <w:rsid w:val="001C3AC2"/>
    <w:rsid w:val="001C5487"/>
    <w:rsid w:val="001D2DDD"/>
    <w:rsid w:val="001D5E3E"/>
    <w:rsid w:val="001E6346"/>
    <w:rsid w:val="001F6EC6"/>
    <w:rsid w:val="00202D38"/>
    <w:rsid w:val="002063CA"/>
    <w:rsid w:val="00206EE1"/>
    <w:rsid w:val="00210739"/>
    <w:rsid w:val="002138DD"/>
    <w:rsid w:val="00215FBA"/>
    <w:rsid w:val="002206FC"/>
    <w:rsid w:val="00226D59"/>
    <w:rsid w:val="0023008C"/>
    <w:rsid w:val="00235458"/>
    <w:rsid w:val="002366FA"/>
    <w:rsid w:val="002401BC"/>
    <w:rsid w:val="00247247"/>
    <w:rsid w:val="0025790F"/>
    <w:rsid w:val="002655F2"/>
    <w:rsid w:val="002728D5"/>
    <w:rsid w:val="00283805"/>
    <w:rsid w:val="00296CB4"/>
    <w:rsid w:val="002A28D8"/>
    <w:rsid w:val="002C47D1"/>
    <w:rsid w:val="002D3864"/>
    <w:rsid w:val="002E0104"/>
    <w:rsid w:val="002F59B3"/>
    <w:rsid w:val="00300E67"/>
    <w:rsid w:val="003064F6"/>
    <w:rsid w:val="00323636"/>
    <w:rsid w:val="00323D74"/>
    <w:rsid w:val="00332F5C"/>
    <w:rsid w:val="003373A1"/>
    <w:rsid w:val="00342AEA"/>
    <w:rsid w:val="00357912"/>
    <w:rsid w:val="00362991"/>
    <w:rsid w:val="00380D2B"/>
    <w:rsid w:val="003B454F"/>
    <w:rsid w:val="003B6267"/>
    <w:rsid w:val="003C1EEE"/>
    <w:rsid w:val="003C34AA"/>
    <w:rsid w:val="003E4054"/>
    <w:rsid w:val="003F2301"/>
    <w:rsid w:val="003F44E6"/>
    <w:rsid w:val="003F4DA8"/>
    <w:rsid w:val="00413905"/>
    <w:rsid w:val="00415228"/>
    <w:rsid w:val="00452522"/>
    <w:rsid w:val="004567D3"/>
    <w:rsid w:val="00460D42"/>
    <w:rsid w:val="004716C3"/>
    <w:rsid w:val="00480152"/>
    <w:rsid w:val="00480E03"/>
    <w:rsid w:val="004840E3"/>
    <w:rsid w:val="004B011C"/>
    <w:rsid w:val="004D0A07"/>
    <w:rsid w:val="004D3377"/>
    <w:rsid w:val="004D5ECF"/>
    <w:rsid w:val="004D7028"/>
    <w:rsid w:val="004E2C52"/>
    <w:rsid w:val="004E6046"/>
    <w:rsid w:val="004E6ACB"/>
    <w:rsid w:val="004F69B1"/>
    <w:rsid w:val="00522252"/>
    <w:rsid w:val="005248E1"/>
    <w:rsid w:val="00532E4A"/>
    <w:rsid w:val="0053696A"/>
    <w:rsid w:val="005405AD"/>
    <w:rsid w:val="00540903"/>
    <w:rsid w:val="0054214F"/>
    <w:rsid w:val="00542297"/>
    <w:rsid w:val="0054467A"/>
    <w:rsid w:val="00547261"/>
    <w:rsid w:val="00553058"/>
    <w:rsid w:val="00553FED"/>
    <w:rsid w:val="005606BC"/>
    <w:rsid w:val="005623D1"/>
    <w:rsid w:val="00563066"/>
    <w:rsid w:val="005744CC"/>
    <w:rsid w:val="005976C9"/>
    <w:rsid w:val="005A1C62"/>
    <w:rsid w:val="005B4525"/>
    <w:rsid w:val="005B6294"/>
    <w:rsid w:val="005C0657"/>
    <w:rsid w:val="005C13E9"/>
    <w:rsid w:val="005C48DE"/>
    <w:rsid w:val="005E0157"/>
    <w:rsid w:val="005E14BB"/>
    <w:rsid w:val="005E7F19"/>
    <w:rsid w:val="005F0F29"/>
    <w:rsid w:val="005F3F7A"/>
    <w:rsid w:val="005F40B5"/>
    <w:rsid w:val="00604208"/>
    <w:rsid w:val="00604506"/>
    <w:rsid w:val="00607AAF"/>
    <w:rsid w:val="00616F55"/>
    <w:rsid w:val="0061716B"/>
    <w:rsid w:val="00621642"/>
    <w:rsid w:val="00622B0F"/>
    <w:rsid w:val="006233AF"/>
    <w:rsid w:val="00631799"/>
    <w:rsid w:val="00634FFF"/>
    <w:rsid w:val="006432BF"/>
    <w:rsid w:val="00670C24"/>
    <w:rsid w:val="00673582"/>
    <w:rsid w:val="0068085E"/>
    <w:rsid w:val="006926CC"/>
    <w:rsid w:val="006A08A8"/>
    <w:rsid w:val="006A4BE3"/>
    <w:rsid w:val="006B3583"/>
    <w:rsid w:val="006D48E5"/>
    <w:rsid w:val="006D75B2"/>
    <w:rsid w:val="006F5BDE"/>
    <w:rsid w:val="006F79BF"/>
    <w:rsid w:val="00703199"/>
    <w:rsid w:val="00704D78"/>
    <w:rsid w:val="0071552E"/>
    <w:rsid w:val="007166CE"/>
    <w:rsid w:val="00722A31"/>
    <w:rsid w:val="00727EC5"/>
    <w:rsid w:val="00734E54"/>
    <w:rsid w:val="00737656"/>
    <w:rsid w:val="00743441"/>
    <w:rsid w:val="00750319"/>
    <w:rsid w:val="007516DD"/>
    <w:rsid w:val="0075359C"/>
    <w:rsid w:val="00761598"/>
    <w:rsid w:val="00770651"/>
    <w:rsid w:val="00781C47"/>
    <w:rsid w:val="007879B1"/>
    <w:rsid w:val="00796012"/>
    <w:rsid w:val="007A665A"/>
    <w:rsid w:val="007B7233"/>
    <w:rsid w:val="007B7F31"/>
    <w:rsid w:val="007C2549"/>
    <w:rsid w:val="007C32CF"/>
    <w:rsid w:val="007E59C2"/>
    <w:rsid w:val="007F2019"/>
    <w:rsid w:val="00800616"/>
    <w:rsid w:val="008037B1"/>
    <w:rsid w:val="00803A62"/>
    <w:rsid w:val="0080693D"/>
    <w:rsid w:val="00807A4D"/>
    <w:rsid w:val="00816167"/>
    <w:rsid w:val="008257FA"/>
    <w:rsid w:val="008266B4"/>
    <w:rsid w:val="00832303"/>
    <w:rsid w:val="008429B2"/>
    <w:rsid w:val="008448F1"/>
    <w:rsid w:val="0085218E"/>
    <w:rsid w:val="008800D4"/>
    <w:rsid w:val="0088160A"/>
    <w:rsid w:val="00881D86"/>
    <w:rsid w:val="00894E3A"/>
    <w:rsid w:val="008A1A99"/>
    <w:rsid w:val="008B77DD"/>
    <w:rsid w:val="008B7D5A"/>
    <w:rsid w:val="008C22BE"/>
    <w:rsid w:val="008C38FD"/>
    <w:rsid w:val="008C514E"/>
    <w:rsid w:val="008D0D78"/>
    <w:rsid w:val="008D504C"/>
    <w:rsid w:val="008D6C76"/>
    <w:rsid w:val="008E3791"/>
    <w:rsid w:val="008E4AD5"/>
    <w:rsid w:val="008F62DE"/>
    <w:rsid w:val="00904AE3"/>
    <w:rsid w:val="009079EE"/>
    <w:rsid w:val="00921556"/>
    <w:rsid w:val="0092344B"/>
    <w:rsid w:val="00931B89"/>
    <w:rsid w:val="0093504D"/>
    <w:rsid w:val="00941119"/>
    <w:rsid w:val="00960D47"/>
    <w:rsid w:val="00963FD0"/>
    <w:rsid w:val="00964C03"/>
    <w:rsid w:val="00970F45"/>
    <w:rsid w:val="009768BB"/>
    <w:rsid w:val="00976FCA"/>
    <w:rsid w:val="009907F9"/>
    <w:rsid w:val="009A68EA"/>
    <w:rsid w:val="009B71A7"/>
    <w:rsid w:val="009C5B4C"/>
    <w:rsid w:val="009D7C37"/>
    <w:rsid w:val="009F564A"/>
    <w:rsid w:val="00A10653"/>
    <w:rsid w:val="00A11C2E"/>
    <w:rsid w:val="00A13771"/>
    <w:rsid w:val="00A13FF7"/>
    <w:rsid w:val="00A32191"/>
    <w:rsid w:val="00A40CE7"/>
    <w:rsid w:val="00A444E3"/>
    <w:rsid w:val="00A5041D"/>
    <w:rsid w:val="00A53BF2"/>
    <w:rsid w:val="00A63760"/>
    <w:rsid w:val="00A65CD6"/>
    <w:rsid w:val="00A729DC"/>
    <w:rsid w:val="00A8154F"/>
    <w:rsid w:val="00A83C59"/>
    <w:rsid w:val="00A83F33"/>
    <w:rsid w:val="00A90B65"/>
    <w:rsid w:val="00A94517"/>
    <w:rsid w:val="00AA6731"/>
    <w:rsid w:val="00AB6EA1"/>
    <w:rsid w:val="00AC7641"/>
    <w:rsid w:val="00AD032E"/>
    <w:rsid w:val="00AD32E6"/>
    <w:rsid w:val="00AD3888"/>
    <w:rsid w:val="00AD6A38"/>
    <w:rsid w:val="00B015A6"/>
    <w:rsid w:val="00B2096E"/>
    <w:rsid w:val="00B2370E"/>
    <w:rsid w:val="00B23C7D"/>
    <w:rsid w:val="00B33595"/>
    <w:rsid w:val="00B41BFB"/>
    <w:rsid w:val="00B502DE"/>
    <w:rsid w:val="00B511FB"/>
    <w:rsid w:val="00B51745"/>
    <w:rsid w:val="00B71F15"/>
    <w:rsid w:val="00B777D1"/>
    <w:rsid w:val="00B826F3"/>
    <w:rsid w:val="00B87FC1"/>
    <w:rsid w:val="00B92466"/>
    <w:rsid w:val="00B92CAC"/>
    <w:rsid w:val="00B945F1"/>
    <w:rsid w:val="00BA5B3B"/>
    <w:rsid w:val="00BA684D"/>
    <w:rsid w:val="00BB08EF"/>
    <w:rsid w:val="00BC0590"/>
    <w:rsid w:val="00BC4094"/>
    <w:rsid w:val="00BD4B51"/>
    <w:rsid w:val="00BD614A"/>
    <w:rsid w:val="00C07695"/>
    <w:rsid w:val="00C13D6D"/>
    <w:rsid w:val="00C16A13"/>
    <w:rsid w:val="00C16E98"/>
    <w:rsid w:val="00C17B72"/>
    <w:rsid w:val="00C224C8"/>
    <w:rsid w:val="00C325FC"/>
    <w:rsid w:val="00C42A4C"/>
    <w:rsid w:val="00C42B83"/>
    <w:rsid w:val="00C42D8D"/>
    <w:rsid w:val="00C6308F"/>
    <w:rsid w:val="00C80DD3"/>
    <w:rsid w:val="00C92B8A"/>
    <w:rsid w:val="00C9471D"/>
    <w:rsid w:val="00C97404"/>
    <w:rsid w:val="00CB0A46"/>
    <w:rsid w:val="00CD46BB"/>
    <w:rsid w:val="00CD478E"/>
    <w:rsid w:val="00CF054B"/>
    <w:rsid w:val="00D22181"/>
    <w:rsid w:val="00D516C0"/>
    <w:rsid w:val="00D65F31"/>
    <w:rsid w:val="00D66631"/>
    <w:rsid w:val="00D7270D"/>
    <w:rsid w:val="00D815D7"/>
    <w:rsid w:val="00D81FE7"/>
    <w:rsid w:val="00D90EBE"/>
    <w:rsid w:val="00DA39B3"/>
    <w:rsid w:val="00DC12F0"/>
    <w:rsid w:val="00DC7A10"/>
    <w:rsid w:val="00DF019E"/>
    <w:rsid w:val="00DF3E7A"/>
    <w:rsid w:val="00DF53FB"/>
    <w:rsid w:val="00E007EF"/>
    <w:rsid w:val="00E079FD"/>
    <w:rsid w:val="00E12265"/>
    <w:rsid w:val="00E156A2"/>
    <w:rsid w:val="00E206EE"/>
    <w:rsid w:val="00E2651F"/>
    <w:rsid w:val="00E33378"/>
    <w:rsid w:val="00E344B6"/>
    <w:rsid w:val="00E349F7"/>
    <w:rsid w:val="00E36CF7"/>
    <w:rsid w:val="00E373D3"/>
    <w:rsid w:val="00E55C8F"/>
    <w:rsid w:val="00E60390"/>
    <w:rsid w:val="00E67049"/>
    <w:rsid w:val="00E67B88"/>
    <w:rsid w:val="00E7548B"/>
    <w:rsid w:val="00EA3E6C"/>
    <w:rsid w:val="00EB6CE9"/>
    <w:rsid w:val="00EB7917"/>
    <w:rsid w:val="00EC15BF"/>
    <w:rsid w:val="00EC1AA6"/>
    <w:rsid w:val="00EC3332"/>
    <w:rsid w:val="00EC42CD"/>
    <w:rsid w:val="00EE08D4"/>
    <w:rsid w:val="00EE23D9"/>
    <w:rsid w:val="00EE2982"/>
    <w:rsid w:val="00EE3C0A"/>
    <w:rsid w:val="00EE4A6F"/>
    <w:rsid w:val="00EF060D"/>
    <w:rsid w:val="00EF1E8A"/>
    <w:rsid w:val="00EF2F5C"/>
    <w:rsid w:val="00F0289C"/>
    <w:rsid w:val="00F07AE5"/>
    <w:rsid w:val="00F12B11"/>
    <w:rsid w:val="00F2554F"/>
    <w:rsid w:val="00F3138F"/>
    <w:rsid w:val="00F33125"/>
    <w:rsid w:val="00F3658D"/>
    <w:rsid w:val="00F463DC"/>
    <w:rsid w:val="00F46B74"/>
    <w:rsid w:val="00F52C96"/>
    <w:rsid w:val="00F557D2"/>
    <w:rsid w:val="00F57DB2"/>
    <w:rsid w:val="00F62BBD"/>
    <w:rsid w:val="00F65E21"/>
    <w:rsid w:val="00F714F4"/>
    <w:rsid w:val="00F761B4"/>
    <w:rsid w:val="00F76518"/>
    <w:rsid w:val="00F85275"/>
    <w:rsid w:val="00F952B7"/>
    <w:rsid w:val="00F97A84"/>
    <w:rsid w:val="00FA30E0"/>
    <w:rsid w:val="00FC3687"/>
    <w:rsid w:val="00FC76DF"/>
    <w:rsid w:val="00FD02A4"/>
    <w:rsid w:val="00FD21EA"/>
    <w:rsid w:val="00FE12AE"/>
    <w:rsid w:val="00FE375A"/>
    <w:rsid w:val="00FE50D5"/>
    <w:rsid w:val="00FF15AC"/>
    <w:rsid w:val="00FF4ECE"/>
    <w:rsid w:val="0164BA6C"/>
    <w:rsid w:val="0170F044"/>
    <w:rsid w:val="0276ABC1"/>
    <w:rsid w:val="0334370E"/>
    <w:rsid w:val="070C1837"/>
    <w:rsid w:val="0740C720"/>
    <w:rsid w:val="09516776"/>
    <w:rsid w:val="0AAB05E3"/>
    <w:rsid w:val="0AAD8943"/>
    <w:rsid w:val="0AEFE348"/>
    <w:rsid w:val="0B2875BB"/>
    <w:rsid w:val="0B599890"/>
    <w:rsid w:val="0D3600F1"/>
    <w:rsid w:val="0F80D0C9"/>
    <w:rsid w:val="106957E0"/>
    <w:rsid w:val="10F5B69D"/>
    <w:rsid w:val="13A0BFDC"/>
    <w:rsid w:val="1575D12F"/>
    <w:rsid w:val="1632B789"/>
    <w:rsid w:val="185AD0B7"/>
    <w:rsid w:val="188E83E9"/>
    <w:rsid w:val="18A5C187"/>
    <w:rsid w:val="1CD872CC"/>
    <w:rsid w:val="1F057A80"/>
    <w:rsid w:val="1F4A7F28"/>
    <w:rsid w:val="1F82E9DA"/>
    <w:rsid w:val="20094BE5"/>
    <w:rsid w:val="22889B21"/>
    <w:rsid w:val="22E1FFB3"/>
    <w:rsid w:val="23B8931B"/>
    <w:rsid w:val="245B0D98"/>
    <w:rsid w:val="25AD8E3F"/>
    <w:rsid w:val="25CF3A35"/>
    <w:rsid w:val="25FB6B8C"/>
    <w:rsid w:val="27FD8394"/>
    <w:rsid w:val="2921C38D"/>
    <w:rsid w:val="29BF8A6E"/>
    <w:rsid w:val="2CF17D1A"/>
    <w:rsid w:val="2D627F31"/>
    <w:rsid w:val="2D8D0A98"/>
    <w:rsid w:val="2FBFB020"/>
    <w:rsid w:val="2FF2498C"/>
    <w:rsid w:val="308B95C3"/>
    <w:rsid w:val="308F0CAB"/>
    <w:rsid w:val="3099B813"/>
    <w:rsid w:val="33F627CC"/>
    <w:rsid w:val="34084057"/>
    <w:rsid w:val="34B86194"/>
    <w:rsid w:val="3779B52B"/>
    <w:rsid w:val="382D92FE"/>
    <w:rsid w:val="3886FD08"/>
    <w:rsid w:val="3906AA23"/>
    <w:rsid w:val="39BBA4FB"/>
    <w:rsid w:val="3E11D6A8"/>
    <w:rsid w:val="3ECA7A5F"/>
    <w:rsid w:val="3FCF9ED1"/>
    <w:rsid w:val="401EA03F"/>
    <w:rsid w:val="402F7833"/>
    <w:rsid w:val="40306909"/>
    <w:rsid w:val="4031B8B3"/>
    <w:rsid w:val="409D91E1"/>
    <w:rsid w:val="40C8D6BD"/>
    <w:rsid w:val="420D622F"/>
    <w:rsid w:val="42B8C8D6"/>
    <w:rsid w:val="43096910"/>
    <w:rsid w:val="43B5425C"/>
    <w:rsid w:val="446AC541"/>
    <w:rsid w:val="4832850A"/>
    <w:rsid w:val="4AC61D2A"/>
    <w:rsid w:val="4AE54D2B"/>
    <w:rsid w:val="4C7C0551"/>
    <w:rsid w:val="4DAAFAA8"/>
    <w:rsid w:val="4E2F8BEB"/>
    <w:rsid w:val="504E709F"/>
    <w:rsid w:val="51E185C6"/>
    <w:rsid w:val="51FC8702"/>
    <w:rsid w:val="528B8219"/>
    <w:rsid w:val="53623335"/>
    <w:rsid w:val="538FE015"/>
    <w:rsid w:val="53ABC046"/>
    <w:rsid w:val="540F43E9"/>
    <w:rsid w:val="54D76D83"/>
    <w:rsid w:val="56CBF439"/>
    <w:rsid w:val="5720F51C"/>
    <w:rsid w:val="5A3011B5"/>
    <w:rsid w:val="5AA23594"/>
    <w:rsid w:val="5ACDFC63"/>
    <w:rsid w:val="5CA5E52B"/>
    <w:rsid w:val="5DB25F72"/>
    <w:rsid w:val="5ED46E7D"/>
    <w:rsid w:val="5F81928D"/>
    <w:rsid w:val="5FD3C267"/>
    <w:rsid w:val="614963BC"/>
    <w:rsid w:val="664D2CA3"/>
    <w:rsid w:val="676C59C4"/>
    <w:rsid w:val="693C39B4"/>
    <w:rsid w:val="69438DB9"/>
    <w:rsid w:val="6949E77E"/>
    <w:rsid w:val="697C9836"/>
    <w:rsid w:val="6A12CEE5"/>
    <w:rsid w:val="6E6AAC83"/>
    <w:rsid w:val="6EA10CC7"/>
    <w:rsid w:val="6EDB5C0A"/>
    <w:rsid w:val="6F1A24BA"/>
    <w:rsid w:val="6FF9767C"/>
    <w:rsid w:val="71999B62"/>
    <w:rsid w:val="738ED3E1"/>
    <w:rsid w:val="762B7BE1"/>
    <w:rsid w:val="76488650"/>
    <w:rsid w:val="77660FF8"/>
    <w:rsid w:val="783289EC"/>
    <w:rsid w:val="78383F24"/>
    <w:rsid w:val="7A58EE0E"/>
    <w:rsid w:val="7AD1966D"/>
    <w:rsid w:val="7FB1A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66C5F"/>
  <w15:chartTrackingRefBased/>
  <w15:docId w15:val="{EB94A1F5-4231-4D23-B435-7B5B6A16A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157"/>
  </w:style>
  <w:style w:type="paragraph" w:styleId="Heading2">
    <w:name w:val="heading 2"/>
    <w:basedOn w:val="Normal"/>
    <w:next w:val="Normal"/>
    <w:uiPriority w:val="9"/>
    <w:unhideWhenUsed/>
    <w:qFormat/>
    <w:rsid w:val="00BA5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A5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CBF439"/>
    <w:pPr>
      <w:ind w:left="720"/>
      <w:contextualSpacing/>
    </w:pPr>
  </w:style>
  <w:style w:type="table" w:styleId="TableGrid">
    <w:name w:val="Table Grid"/>
    <w:basedOn w:val="TableNormal"/>
    <w:uiPriority w:val="39"/>
    <w:rsid w:val="00235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FD0"/>
  </w:style>
  <w:style w:type="paragraph" w:styleId="Footer">
    <w:name w:val="footer"/>
    <w:basedOn w:val="Normal"/>
    <w:link w:val="FooterChar"/>
    <w:uiPriority w:val="99"/>
    <w:unhideWhenUsed/>
    <w:rsid w:val="00963F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FD0"/>
  </w:style>
  <w:style w:type="paragraph" w:styleId="Revision">
    <w:name w:val="Revision"/>
    <w:hidden/>
    <w:uiPriority w:val="99"/>
    <w:semiHidden/>
    <w:rsid w:val="00A137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29B6B-C16E-44E8-BEDE-3F570E1EB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1769</Words>
  <Characters>10088</Characters>
  <Application>Microsoft Office Word</Application>
  <DocSecurity>4</DocSecurity>
  <Lines>84</Lines>
  <Paragraphs>23</Paragraphs>
  <ScaleCrop>false</ScaleCrop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Mr. Tanakrit Lanphonlsaen (ธนกฤต ล้านพลแสน)</cp:lastModifiedBy>
  <cp:revision>199</cp:revision>
  <dcterms:created xsi:type="dcterms:W3CDTF">2026-08-17T11:32:00Z</dcterms:created>
  <dcterms:modified xsi:type="dcterms:W3CDTF">2026-08-17T14:26:00Z</dcterms:modified>
</cp:coreProperties>
</file>